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536" w:lineRule="atLeast"/>
        <w:rPr>
          <w:rFonts w:hint="default" w:cs="Arial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/>
        </w:rPr>
        <w:t xml:space="preserve">                         </w:t>
      </w:r>
      <w:r>
        <w:fldChar w:fldCharType="begin"/>
      </w:r>
      <w:r>
        <w:instrText xml:space="preserve"> HYPERLINK "http://www.64365.com/contract/cdzlht/" \t "_blank" \o "场地租赁合同"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44"/>
          <w:szCs w:val="44"/>
          <w:u w:val="none"/>
        </w:rPr>
        <w:t>场地租赁合同</w:t>
      </w:r>
      <w:r>
        <w:rPr>
          <w:rStyle w:val="7"/>
          <w:rFonts w:cs="Arial" w:asciiTheme="minorEastAsia" w:hAnsiTheme="minorEastAsia" w:eastAsiaTheme="minorEastAsia"/>
          <w:color w:val="auto"/>
          <w:sz w:val="44"/>
          <w:szCs w:val="44"/>
          <w:u w:val="none"/>
        </w:rPr>
        <w:fldChar w:fldCharType="end"/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sz w:val="28"/>
          <w:szCs w:val="28"/>
        </w:rPr>
        <w:t>出租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方</w:t>
      </w:r>
      <w:r>
        <w:rPr>
          <w:rFonts w:cs="Arial" w:asciiTheme="minorEastAsia" w:hAnsiTheme="minorEastAsia" w:eastAsiaTheme="minorEastAsia"/>
          <w:sz w:val="28"/>
          <w:szCs w:val="28"/>
        </w:rPr>
        <w:t>（</w:t>
      </w: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以下简称“</w:t>
      </w:r>
      <w:r>
        <w:rPr>
          <w:rFonts w:cs="Arial" w:asciiTheme="minorEastAsia" w:hAnsiTheme="minorEastAsia" w:eastAsiaTheme="minorEastAsia"/>
          <w:sz w:val="28"/>
          <w:szCs w:val="28"/>
        </w:rPr>
        <w:t>甲方</w:t>
      </w: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”</w:t>
      </w:r>
      <w:r>
        <w:rPr>
          <w:rFonts w:cs="Arial" w:asciiTheme="minorEastAsia" w:hAnsiTheme="minorEastAsia" w:eastAsiaTheme="minorEastAsia"/>
          <w:sz w:val="28"/>
          <w:szCs w:val="28"/>
        </w:rPr>
        <w:t>）：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 xml:space="preserve">                           合同编号:</w:t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公司地址：</w:t>
      </w:r>
    </w:p>
    <w:p>
      <w:pPr>
        <w:pStyle w:val="4"/>
        <w:spacing w:before="0" w:beforeAutospacing="0" w:after="0" w:afterAutospacing="0" w:line="536" w:lineRule="atLeast"/>
        <w:rPr>
          <w:rFonts w:hint="default" w:cs="Arial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法定代表人：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sz w:val="28"/>
          <w:szCs w:val="28"/>
        </w:rPr>
      </w:pPr>
      <w:r>
        <w:rPr>
          <w:rFonts w:cs="Arial" w:asciiTheme="minorEastAsia" w:hAnsiTheme="minorEastAsia" w:eastAsiaTheme="minorEastAsia"/>
          <w:sz w:val="28"/>
          <w:szCs w:val="28"/>
        </w:rPr>
        <w:t>承租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方</w:t>
      </w:r>
      <w:r>
        <w:rPr>
          <w:rFonts w:cs="Arial" w:asciiTheme="minorEastAsia" w:hAnsiTheme="minorEastAsia" w:eastAsiaTheme="minorEastAsia"/>
          <w:sz w:val="28"/>
          <w:szCs w:val="28"/>
        </w:rPr>
        <w:t>（</w:t>
      </w: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以下简称“</w:t>
      </w:r>
      <w:r>
        <w:rPr>
          <w:rFonts w:cs="Arial" w:asciiTheme="minorEastAsia" w:hAnsiTheme="minorEastAsia" w:eastAsiaTheme="minorEastAsia"/>
          <w:sz w:val="28"/>
          <w:szCs w:val="28"/>
        </w:rPr>
        <w:t>乙方</w:t>
      </w: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”</w:t>
      </w:r>
      <w:r>
        <w:rPr>
          <w:rFonts w:cs="Arial" w:asciiTheme="minorEastAsia" w:hAnsiTheme="minorEastAsia" w:eastAsiaTheme="minorEastAsia"/>
          <w:sz w:val="28"/>
          <w:szCs w:val="28"/>
        </w:rPr>
        <w:t>）：</w:t>
      </w:r>
    </w:p>
    <w:p>
      <w:pPr>
        <w:pStyle w:val="4"/>
        <w:spacing w:before="0" w:beforeAutospacing="0" w:after="0" w:afterAutospacing="0" w:line="536" w:lineRule="atLeast"/>
        <w:rPr>
          <w:rFonts w:hint="default" w:cs="Arial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公司地址：浙江省东阳市东义路220号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sz w:val="28"/>
          <w:szCs w:val="28"/>
          <w:lang w:val="en-US" w:eastAsia="zh-CN"/>
        </w:rPr>
        <w:t>法定代表人：胡刚锋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 xml:space="preserve">                          </w:t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sz w:val="28"/>
          <w:szCs w:val="28"/>
        </w:rPr>
        <w:t>根据《中华人民共和国</w:t>
      </w:r>
      <w:r>
        <w:fldChar w:fldCharType="begin"/>
      </w:r>
      <w:r>
        <w:instrText xml:space="preserve"> HYPERLINK "http://www.64365.com/fagui/article-640315.aspx" \t "_blank" \o "合同法"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合同法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sz w:val="28"/>
          <w:szCs w:val="28"/>
        </w:rPr>
        <w:t>》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及</w:t>
      </w:r>
      <w:r>
        <w:rPr>
          <w:rFonts w:cs="Arial" w:asciiTheme="minorEastAsia" w:hAnsiTheme="minorEastAsia" w:eastAsiaTheme="minorEastAsia"/>
          <w:sz w:val="28"/>
          <w:szCs w:val="28"/>
        </w:rPr>
        <w:t>有关法律</w:t>
      </w:r>
      <w:r>
        <w:fldChar w:fldCharType="begin"/>
      </w:r>
      <w:r>
        <w:instrText xml:space="preserve"> HYPERLINK "http://www.64365.com/fagui/" \t "_blank" \o "法规"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法规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的规定，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为了明确甲乙双方的权利与义务,经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双方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平等协商,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达成协议如下：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第一条 租赁场地</w:t>
      </w:r>
      <w:del w:id="27" w:author="三叶草" w:date="2023-04-27T16:53:15Z">
        <w:r>
          <w:rPr>
            <w:sz w:val="24"/>
            <w:szCs w:val="24"/>
          </w:rP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248920</wp:posOffset>
              </wp:positionH>
              <wp:positionV relativeFrom="paragraph">
                <wp:posOffset>-570865</wp:posOffset>
              </wp:positionV>
              <wp:extent cx="6297930" cy="5717540"/>
              <wp:effectExtent l="0" t="0" r="7620" b="16510"/>
              <wp:wrapNone/>
              <wp:docPr id="2" name="图片 3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3" descr="2 副本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717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del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甲方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将座落在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   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  <w:u w:val="single"/>
        </w:rPr>
        <w:t>号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场地，面积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平方米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(实际面积按丈量为准)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，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出租给乙方作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</w:t>
      </w:r>
      <w:r>
        <w:rPr>
          <w:rFonts w:hint="eastAsia" w:cs="Arial" w:asciiTheme="minorEastAsia" w:hAnsiTheme="minorEastAsia" w:eastAsiaTheme="minorEastAsia"/>
          <w:color w:val="FF0000"/>
          <w:sz w:val="28"/>
          <w:szCs w:val="28"/>
          <w:u w:val="single"/>
        </w:rPr>
        <w:t>堆放材料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使用.起始租金每月按¥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  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元/平方米收取(租金单价含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%增值税专用发票税金).水电费由乙方按国家统一价格计算支付,若逾期缴纳由乙方承担延期违约责任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发票抬头为：天祥建设集团股份有限公司。</w:t>
      </w:r>
      <w:r>
        <w:rPr>
          <w:rFonts w:hint="eastAsia"/>
          <w:color w:val="auto"/>
          <w:sz w:val="28"/>
          <w:szCs w:val="28"/>
        </w:rPr>
        <w:t>如遇国家税务政策调整，</w:t>
      </w:r>
      <w:r>
        <w:rPr>
          <w:rFonts w:hint="eastAsia"/>
          <w:color w:val="auto"/>
          <w:sz w:val="28"/>
          <w:szCs w:val="28"/>
          <w:lang w:val="en-US" w:eastAsia="zh-CN"/>
        </w:rPr>
        <w:t>乙</w:t>
      </w:r>
      <w:r>
        <w:rPr>
          <w:rFonts w:hint="eastAsia"/>
          <w:color w:val="auto"/>
          <w:sz w:val="28"/>
          <w:szCs w:val="28"/>
        </w:rPr>
        <w:t>方需无条件配合按新政策提供相应发票。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第二条 租赁期限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自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年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日起至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年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日止，共计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年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个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(合同履行期间月租金不作调整)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；其中免租期为自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年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日起至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年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第三条 租金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本合同租金实行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按月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支付制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,见票付款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；租金支付方式为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对公银行转账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；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当月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租金支付时间为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次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10 </w:t>
      </w:r>
      <w:r>
        <w:rPr>
          <w:rFonts w:cs="Arial" w:asciiTheme="minorEastAsia" w:hAnsiTheme="minorEastAsia" w:eastAsiaTheme="minorEastAsia"/>
          <w:color w:val="333333"/>
          <w:sz w:val="28"/>
          <w:szCs w:val="28"/>
          <w:u w:val="single"/>
        </w:rPr>
        <w:t>日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前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，次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租金的支付时间为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第三个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月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10</w:t>
      </w:r>
      <w:r>
        <w:rPr>
          <w:rFonts w:cs="Arial" w:asciiTheme="minorEastAsia" w:hAnsiTheme="minorEastAsia" w:eastAsiaTheme="minorEastAsia"/>
          <w:color w:val="333333"/>
          <w:sz w:val="28"/>
          <w:szCs w:val="28"/>
          <w:u w:val="single"/>
        </w:rPr>
        <w:t>日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前,以此类推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。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甲方收款账户信息如下: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单位名称: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银行账号: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开 户 行:</w:t>
      </w:r>
    </w:p>
    <w:p>
      <w:pPr>
        <w:pStyle w:val="4"/>
        <w:spacing w:before="0" w:beforeAutospacing="0" w:after="0" w:afterAutospacing="0" w:line="536" w:lineRule="atLeast"/>
        <w:rPr>
          <w:rFonts w:hint="eastAsia" w:cs="Arial" w:asciiTheme="minorEastAsia" w:hAnsiTheme="minorEastAsia" w:eastAsiaTheme="minorEastAsia"/>
          <w:color w:val="333333"/>
          <w:sz w:val="28"/>
          <w:szCs w:val="28"/>
          <w:lang w:eastAsia="zh-CN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银行行号: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 xml:space="preserve">第四条 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押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金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自本合同签订之日起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日内，乙方应支付本合同约定租金总额</w:t>
      </w:r>
      <w:r>
        <w:rPr>
          <w:rFonts w:hint="eastAsia" w:cs="Arial" w:asciiTheme="minorEastAsia" w:hAnsiTheme="minorEastAsia" w:eastAsiaTheme="minorEastAsia"/>
          <w:color w:val="FF0000"/>
          <w:sz w:val="28"/>
          <w:szCs w:val="28"/>
          <w:u w:val="single"/>
        </w:rPr>
        <w:t>10</w:t>
      </w:r>
      <w:r>
        <w:rPr>
          <w:rFonts w:cs="Arial" w:asciiTheme="minorEastAsia" w:hAnsiTheme="minorEastAsia" w:eastAsiaTheme="minorEastAsia"/>
          <w:color w:val="FF0000"/>
          <w:sz w:val="28"/>
          <w:szCs w:val="28"/>
          <w:u w:val="single"/>
        </w:rPr>
        <w:t>%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计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元的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押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金，作为履行合同和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支付租金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的担保。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合同期满乙方清理完各项费用,甲方当日内将押金如数退回给乙方,押金不计利息.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五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甲方权利义务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1、依法制订有关治安、消防、卫生、用电、营业时间等内容的各项规章制度并负责监督实施。</w:t>
      </w:r>
      <w:del w:id="29" w:author="三叶草" w:date="2023-04-27T16:53:18Z">
        <w:r>
          <w:rPr>
            <w:sz w:val="24"/>
            <w:szCs w:val="24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248920</wp:posOffset>
              </wp:positionH>
              <wp:positionV relativeFrom="paragraph">
                <wp:posOffset>1410335</wp:posOffset>
              </wp:positionV>
              <wp:extent cx="6297930" cy="5717540"/>
              <wp:effectExtent l="0" t="0" r="7620" b="16510"/>
              <wp:wrapNone/>
              <wp:docPr id="1" name="图片 3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3" descr="2 副本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717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2、协助各级行政管理机关对乙方违反有关规定的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eastAsia="zh-CN"/>
        </w:rPr>
        <w:t>行为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进行监督、教育、整顿，直至单方</w:t>
      </w:r>
      <w:r>
        <w:fldChar w:fldCharType="begin"/>
      </w:r>
      <w:r>
        <w:instrText xml:space="preserve"> HYPERLINK "http://www.64365.com/baike/jcht/" \t "_blank" \o "解除合同"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解除合同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3、应按约定为乙方提供场地及相关配套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水电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设施和经营条件，保障乙方正常经营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(水电由甲方提供至场地门口,延伸安装由乙方自行完善)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4、除有明确约定外，不得干涉乙方正常的经营活动。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5、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甲方保证出租的该地块没有任何纠纷,如有纠纷甲方须在交付前办妥,如有隐瞒,给乙方造成损失的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eastAsia="zh-CN"/>
        </w:rPr>
        <w:t>，甲方全额赔偿。</w:t>
      </w:r>
    </w:p>
    <w:p>
      <w:pPr>
        <w:pStyle w:val="4"/>
        <w:numPr>
          <w:ilvl w:val="0"/>
          <w:numId w:val="1"/>
        </w:numPr>
        <w:spacing w:before="0" w:beforeAutospacing="0" w:after="0" w:afterAutospacing="0" w:line="536" w:lineRule="atLeast"/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应对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租赁场地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进行管理，并负责场内的安全防范，包括：建筑物（包括公共区域及租赁场地）的管理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.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7、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因政府行为,合同期限未满,甲方需要收回该地块,甲方需提前一个月通知乙方,乙方必须无条件在两个月内清理完场地内的所有材料及搭建物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eastAsia="zh-CN"/>
        </w:rPr>
        <w:t>。</w:t>
      </w:r>
    </w:p>
    <w:p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val="en-US" w:eastAsia="zh-CN"/>
        </w:rPr>
        <w:t>8、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方若提供无效发票致使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方无法正常抵扣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产生损失或被追究责任的，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方有权追究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方相关责任并要求赔偿由此造成的损失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包括但不限于</w:t>
      </w:r>
      <w:r>
        <w:rPr>
          <w:rFonts w:hint="eastAsia" w:ascii="宋体" w:hAnsi="宋体"/>
          <w:sz w:val="28"/>
          <w:szCs w:val="28"/>
        </w:rPr>
        <w:t>诉讼费、律师费、评估费、鉴定费、财保费</w:t>
      </w:r>
      <w:r>
        <w:rPr>
          <w:rFonts w:hint="eastAsia" w:ascii="宋体" w:hAnsi="宋体"/>
          <w:sz w:val="28"/>
          <w:szCs w:val="28"/>
          <w:lang w:eastAsia="zh-CN"/>
        </w:rPr>
        <w:t>、差旅费</w:t>
      </w:r>
      <w:r>
        <w:rPr>
          <w:rFonts w:hint="eastAsia" w:ascii="宋体" w:hAnsi="宋体"/>
          <w:sz w:val="28"/>
          <w:szCs w:val="28"/>
        </w:rPr>
        <w:t>等费用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。</w:t>
      </w:r>
    </w:p>
    <w:p>
      <w:pPr>
        <w:pStyle w:val="4"/>
        <w:numPr>
          <w:ilvl w:val="0"/>
          <w:numId w:val="0"/>
        </w:numPr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9、甲</w:t>
      </w:r>
      <w:r>
        <w:rPr>
          <w:rFonts w:hint="eastAsia"/>
          <w:sz w:val="28"/>
          <w:szCs w:val="28"/>
        </w:rPr>
        <w:t>方实际开具的发票税额与合同约定税额不一致时，产生的差额，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方需</w:t>
      </w:r>
      <w:r>
        <w:rPr>
          <w:rFonts w:hint="eastAsia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</w:rPr>
        <w:t>货款中补给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方，合同中的价格须作出相应调整，若不进行调整，所有的差额有</w:t>
      </w:r>
      <w:r>
        <w:rPr>
          <w:rFonts w:hint="eastAsia"/>
          <w:sz w:val="28"/>
          <w:szCs w:val="28"/>
          <w:lang w:val="en-US" w:eastAsia="zh-CN"/>
        </w:rPr>
        <w:t>甲</w:t>
      </w:r>
      <w:r>
        <w:rPr>
          <w:rFonts w:hint="eastAsia"/>
          <w:sz w:val="28"/>
          <w:szCs w:val="28"/>
        </w:rPr>
        <w:t>方自行承担，</w:t>
      </w:r>
      <w:r>
        <w:rPr>
          <w:rFonts w:hint="eastAsia"/>
          <w:sz w:val="28"/>
          <w:szCs w:val="28"/>
          <w:lang w:val="en-US" w:eastAsia="zh-CN"/>
        </w:rPr>
        <w:t>乙</w:t>
      </w:r>
      <w:r>
        <w:rPr>
          <w:rFonts w:hint="eastAsia"/>
          <w:sz w:val="28"/>
          <w:szCs w:val="28"/>
        </w:rPr>
        <w:t>方不另行支付。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六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乙方权利义务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1、有权监督甲方履行合同约定的各项义务。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2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、应按照约定的用途开展经营活动，自觉遵守甲方依法制订的各项规章制度及索票索证制度，服从甲方的监督管理。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3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、应按期支付租金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及缴纳水电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费。</w:t>
      </w:r>
      <w:del w:id="31" w:author="三叶草" w:date="2023-04-27T16:53:20Z">
        <w:r>
          <w:rPr>
            <w:sz w:val="24"/>
            <w:szCs w:val="24"/>
          </w:rPr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248920</wp:posOffset>
              </wp:positionH>
              <wp:positionV relativeFrom="paragraph">
                <wp:posOffset>1806575</wp:posOffset>
              </wp:positionV>
              <wp:extent cx="6297930" cy="5717540"/>
              <wp:effectExtent l="0" t="0" r="7620" b="16510"/>
              <wp:wrapNone/>
              <wp:docPr id="4" name="图片 3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图片 3" descr="2 副本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717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4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、应按照各级行政管理部门的规定，本着公平合理、诚实信用的原则合法经营，不得损害国家利益及其他经营者和消费者的合法权益，并承担因违法经营造成的一切后果。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5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、将场地转让给第三人或和其他租户交换场地的，应先征得甲方的书面同意，按规定办理相关手续。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6、租赁期间场地内发生一切用电事故及其他安全事故均由乙方负责，与甲方无关。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七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合同的解除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1、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乙方有下列情形之一的，甲方有权解除合同，乙方应按照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/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的标准支</w:t>
      </w:r>
      <w:r>
        <w:rPr>
          <w:rFonts w:cs="Arial" w:asciiTheme="minorEastAsia" w:hAnsiTheme="minorEastAsia" w:eastAsiaTheme="minorEastAsia"/>
          <w:sz w:val="28"/>
          <w:szCs w:val="28"/>
        </w:rPr>
        <w:t>付</w:t>
      </w:r>
      <w:r>
        <w:fldChar w:fldCharType="begin"/>
      </w:r>
      <w:r>
        <w:instrText xml:space="preserve"> HYPERLINK "http://www.64365.com/baike/weiyuejin/" \t "_blank" \o "违约金"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违约金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sz w:val="28"/>
          <w:szCs w:val="28"/>
        </w:rPr>
        <w:t>：</w:t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sz w:val="28"/>
          <w:szCs w:val="28"/>
        </w:rPr>
        <w:t>（1）</w:t>
      </w:r>
      <w:r>
        <w:rPr>
          <w:rFonts w:cs="Arial" w:asciiTheme="minorEastAsia" w:hAnsiTheme="minorEastAsia" w:eastAsiaTheme="minorEastAsia"/>
          <w:sz w:val="28"/>
          <w:szCs w:val="28"/>
        </w:rPr>
        <w:t>、未按照约定的用途使用场地，经甲方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多</w:t>
      </w:r>
      <w:r>
        <w:rPr>
          <w:rFonts w:cs="Arial" w:asciiTheme="minorEastAsia" w:hAnsiTheme="minorEastAsia" w:eastAsiaTheme="minorEastAsia"/>
          <w:sz w:val="28"/>
          <w:szCs w:val="28"/>
        </w:rPr>
        <w:t>次书面通知未改正的。</w:t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sz w:val="28"/>
          <w:szCs w:val="28"/>
        </w:rPr>
        <w:t>（2）</w:t>
      </w:r>
      <w:r>
        <w:rPr>
          <w:rFonts w:cs="Arial" w:asciiTheme="minorEastAsia" w:hAnsiTheme="minorEastAsia" w:eastAsiaTheme="minorEastAsia"/>
          <w:sz w:val="28"/>
          <w:szCs w:val="28"/>
        </w:rPr>
        <w:t>、将场地</w:t>
      </w:r>
      <w:r>
        <w:fldChar w:fldCharType="begin"/>
      </w:r>
      <w:r>
        <w:instrText xml:space="preserve"> HYPERLINK "http://www.64365.com/law/50001.aspx" \t "_blank" \o "擅自转租"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擅自转租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sz w:val="28"/>
          <w:szCs w:val="28"/>
        </w:rPr>
        <w:t>、转让、转借给第三人，或和其他租户交换场地的。</w:t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sz w:val="28"/>
          <w:szCs w:val="28"/>
        </w:rPr>
        <w:t>（3）</w:t>
      </w:r>
      <w:r>
        <w:rPr>
          <w:rFonts w:cs="Arial" w:asciiTheme="minorEastAsia" w:hAnsiTheme="minorEastAsia" w:eastAsiaTheme="minorEastAsia"/>
          <w:sz w:val="28"/>
          <w:szCs w:val="28"/>
        </w:rPr>
        <w:t>、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逾期</w:t>
      </w:r>
      <w:r>
        <w:rPr>
          <w:rFonts w:hint="eastAsia" w:cs="Arial" w:asciiTheme="minorEastAsia" w:hAnsiTheme="minorEastAsia" w:eastAsiaTheme="minorEastAsia"/>
          <w:sz w:val="28"/>
          <w:szCs w:val="28"/>
          <w:u w:val="single"/>
        </w:rPr>
        <w:t xml:space="preserve">     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日未支付租金及缴纳水电费用。</w:t>
      </w:r>
      <w:r>
        <w:rPr>
          <w:rFonts w:cs="Arial" w:asciiTheme="minorEastAsia" w:hAnsiTheme="minorEastAsia" w:eastAsiaTheme="minorEastAsia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sz w:val="28"/>
          <w:szCs w:val="28"/>
        </w:rPr>
        <w:t>2、</w:t>
      </w:r>
      <w:r>
        <w:rPr>
          <w:rFonts w:cs="Arial" w:asciiTheme="minorEastAsia" w:hAnsiTheme="minorEastAsia" w:eastAsiaTheme="minorEastAsia"/>
          <w:sz w:val="28"/>
          <w:szCs w:val="28"/>
        </w:rPr>
        <w:t>甲方或乙方因自身原因需提前解除合同的，应提前</w:t>
      </w:r>
      <w:r>
        <w:rPr>
          <w:rFonts w:hint="eastAsia" w:cs="Arial" w:asciiTheme="minorEastAsia" w:hAnsiTheme="minorEastAsia" w:eastAsiaTheme="minorEastAsia"/>
          <w:sz w:val="28"/>
          <w:szCs w:val="28"/>
        </w:rPr>
        <w:t>30</w:t>
      </w:r>
      <w:r>
        <w:rPr>
          <w:rFonts w:cs="Arial" w:asciiTheme="minorEastAsia" w:hAnsiTheme="minorEastAsia" w:eastAsiaTheme="minorEastAsia"/>
          <w:sz w:val="28"/>
          <w:szCs w:val="28"/>
        </w:rPr>
        <w:t>日书面通知对方，经协商一致后办理解除租赁手续，按照</w:t>
      </w:r>
      <w:r>
        <w:rPr>
          <w:rFonts w:hint="eastAsia" w:cs="Arial" w:asciiTheme="minorEastAsia" w:hAnsiTheme="minorEastAsia" w:eastAsiaTheme="minorEastAsia"/>
          <w:sz w:val="28"/>
          <w:szCs w:val="28"/>
          <w:u w:val="single"/>
        </w:rPr>
        <w:t xml:space="preserve">  /  </w:t>
      </w:r>
      <w:r>
        <w:rPr>
          <w:rFonts w:cs="Arial" w:asciiTheme="minorEastAsia" w:hAnsiTheme="minorEastAsia" w:eastAsiaTheme="minorEastAsia"/>
          <w:sz w:val="28"/>
          <w:szCs w:val="28"/>
        </w:rPr>
        <w:t>的标准向对方支付违约金，其他手续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由乙方自行办理。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3、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因甲方自身原因提前解除合同的，除按约定支付违约金外，还应减收相应的租金，并退还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押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金。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八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其他</w:t>
      </w:r>
      <w:r>
        <w:fldChar w:fldCharType="begin"/>
      </w:r>
      <w:r>
        <w:instrText xml:space="preserve"> HYPERLINK "http://www.64365.com/baike/wyzr/" \t "_blank" \o "违约责任"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违约责任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1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、乙方未按照约定支付租金的，应每日向甲方支付迟延租金</w:t>
      </w:r>
      <w:r>
        <w:rPr>
          <w:rFonts w:hint="eastAsia" w:cs="Arial" w:asciiTheme="minorEastAsia" w:hAnsiTheme="minorEastAsia" w:eastAsiaTheme="minorEastAsia"/>
          <w:i/>
          <w:color w:val="333333"/>
          <w:sz w:val="28"/>
          <w:szCs w:val="28"/>
          <w:u w:val="single"/>
        </w:rPr>
        <w:t xml:space="preserve">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%的违约金。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2、</w:t>
      </w:r>
      <w:r>
        <w:rPr>
          <w:rFonts w:hint="eastAsia" w:ascii="Arial" w:hAnsi="Arial" w:cs="Arial"/>
          <w:color w:val="333333"/>
          <w:sz w:val="30"/>
          <w:szCs w:val="30"/>
        </w:rPr>
        <w:t>甲方未按约定提供场地或用水、用电等设施或条件致使乙方不能正常使用的，应减收相应租金，乙方有权要求甲方继续履行协议或解除协议，并要求甲方赔偿相应的损失。</w:t>
      </w:r>
      <w:del w:id="33" w:author="三叶草" w:date="2023-04-27T16:53:22Z">
        <w:r>
          <w:rPr>
            <w:sz w:val="24"/>
            <w:szCs w:val="24"/>
          </w:rPr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248920</wp:posOffset>
              </wp:positionH>
              <wp:positionV relativeFrom="paragraph">
                <wp:posOffset>221615</wp:posOffset>
              </wp:positionV>
              <wp:extent cx="6297930" cy="5717540"/>
              <wp:effectExtent l="0" t="0" r="7620" b="16510"/>
              <wp:wrapNone/>
              <wp:docPr id="5" name="图片 3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图片 3" descr="2 副本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717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九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免责条款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val="en-US" w:eastAsia="zh-CN"/>
        </w:rPr>
        <w:t>1、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因不可抗力或其他不可归责于双方的原因，使场地不适于使用或租用时，甲方应减收相应的租金。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val="en-US" w:eastAsia="zh-CN"/>
        </w:rPr>
        <w:t>2、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如果场地无法复原的，本合同自动解除，</w:t>
      </w:r>
      <w:ins w:id="35" w:author="天祥法务" w:date="2021-01-21T13:47:41Z">
        <w:r>
          <w:rPr>
            <w:rFonts w:hint="eastAsia" w:cs="Arial" w:asciiTheme="minorEastAsia" w:hAnsiTheme="minorEastAsia" w:eastAsiaTheme="minorEastAsia"/>
            <w:color w:val="333333"/>
            <w:sz w:val="28"/>
            <w:szCs w:val="28"/>
            <w:lang w:val="en-US" w:eastAsia="zh-CN"/>
          </w:rPr>
          <w:t>3</w:t>
        </w:r>
      </w:ins>
      <w:ins w:id="36" w:author="天祥法务" w:date="2021-01-21T13:47:42Z">
        <w:r>
          <w:rPr>
            <w:rFonts w:hint="eastAsia" w:cs="Arial" w:asciiTheme="minorEastAsia" w:hAnsiTheme="minorEastAsia" w:eastAsiaTheme="minorEastAsia"/>
            <w:color w:val="333333"/>
            <w:sz w:val="28"/>
            <w:szCs w:val="28"/>
            <w:lang w:val="en-US" w:eastAsia="zh-CN"/>
          </w:rPr>
          <w:t>日内</w:t>
        </w:r>
      </w:ins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退还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押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金，双方互不承担违约责任。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第十条 续租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本合同续租适用以下第</w:t>
      </w:r>
      <w:r>
        <w:rPr>
          <w:rFonts w:hint="eastAsia" w:cs="Arial" w:asciiTheme="minorEastAsia" w:hAnsiTheme="minorEastAsia" w:eastAsiaTheme="minorEastAsia"/>
          <w:color w:val="FF0000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种方式：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1、乙方有意在租赁期满后续租的，应提前x日书面通知甲方，甲方应在租赁期满前对是否同意续租进行书面答复。甲方同意续租的，双方应重新签订</w:t>
      </w:r>
      <w:r>
        <w:fldChar w:fldCharType="begin"/>
      </w:r>
      <w:r>
        <w:instrText xml:space="preserve"> HYPERLINK "http://www.64365.com/contract/zlht/" \t "_blank" \o "租赁合同"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租赁合同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租赁期满前甲方未做出书面答复的，视为甲方同意续租，租期为不定期，租金标准同本合同。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2、租赁期满乙方如无违约行为的，则享有在同等条件下对场地的优先租赁权，如乙方无意续租的，应在租赁期满前</w:t>
      </w:r>
      <w:r>
        <w:rPr>
          <w:rFonts w:hint="eastAsia" w:cs="Arial" w:asciiTheme="minorEastAsia" w:hAnsiTheme="minorEastAsia" w:eastAsiaTheme="minorEastAsia"/>
          <w:color w:val="FF0000"/>
          <w:sz w:val="28"/>
          <w:szCs w:val="28"/>
          <w:u w:val="single"/>
        </w:rPr>
        <w:t xml:space="preserve">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日内书面通知甲方；乙方有违约行为的，是否续租由甲方决定。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一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租赁场地的交还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eastAsia="zh-CN"/>
        </w:rPr>
        <w:t>：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租赁期满未能续约或合同因解除等原因提前终止的，乙方应于租赁期满或</w:t>
      </w:r>
      <w:r>
        <w:fldChar w:fldCharType="begin"/>
      </w:r>
      <w:r>
        <w:instrText xml:space="preserve"> HYPERLINK "http://www.64365.com/baike/htzz/" \t "_blank" \o "合同终止"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合同终止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后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u w:val="single"/>
        </w:rPr>
        <w:t xml:space="preserve">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日内将租赁的场地及甲方提供的配套设施以良好、适租的状态交还甲方。乙方未按照约定交还的，甲方有权采取必要措施予以收回，由此造成的损失由乙方承担。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二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争议解决方式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本合同项下发生的争议，由双方协商解决或申请有关部门调解解决，协商或调解解决不成的，</w:t>
      </w:r>
      <w:r>
        <w:rPr>
          <w:rFonts w:hint="eastAsia"/>
          <w:sz w:val="28"/>
          <w:szCs w:val="28"/>
        </w:rPr>
        <w:t>任何一方可以向</w:t>
      </w:r>
      <w:r>
        <w:rPr>
          <w:rFonts w:hint="eastAsia"/>
          <w:sz w:val="28"/>
          <w:szCs w:val="28"/>
          <w:lang w:val="en-US" w:eastAsia="zh-CN"/>
        </w:rPr>
        <w:t>乙方</w:t>
      </w:r>
      <w:r>
        <w:rPr>
          <w:rFonts w:hint="eastAsia"/>
          <w:sz w:val="28"/>
          <w:szCs w:val="28"/>
        </w:rPr>
        <w:t>所在地人民法院提起诉讼。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三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 其他约定事项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1、场地在租赁期限内所有权发生变动的，不影响本</w:t>
      </w:r>
      <w:r>
        <w:fldChar w:fldCharType="begin"/>
      </w:r>
      <w:r>
        <w:instrText xml:space="preserve"> HYPERLINK "http://www.64365.com/baike/htdxl/" \t "_blank" \o "合同的效力" </w:instrText>
      </w:r>
      <w:r>
        <w:fldChar w:fldCharType="separate"/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t>合同的效力</w:t>
      </w:r>
      <w:r>
        <w:rPr>
          <w:rStyle w:val="7"/>
          <w:rFonts w:cs="Arial" w:asciiTheme="minorEastAsia" w:hAnsiTheme="minorEastAsia" w:eastAsiaTheme="minorEastAsia"/>
          <w:color w:val="auto"/>
          <w:sz w:val="28"/>
          <w:szCs w:val="28"/>
          <w:u w:val="none"/>
        </w:rPr>
        <w:fldChar w:fldCharType="end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四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</w:t>
      </w:r>
      <w:del w:id="37" w:author="三叶草" w:date="2023-04-27T16:53:25Z">
        <w:r>
          <w:rPr>
            <w:sz w:val="24"/>
            <w:szCs w:val="24"/>
          </w:rPr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column">
                <wp:posOffset>248920</wp:posOffset>
              </wp:positionH>
              <wp:positionV relativeFrom="paragraph">
                <wp:posOffset>1806575</wp:posOffset>
              </wp:positionV>
              <wp:extent cx="6297930" cy="5717540"/>
              <wp:effectExtent l="0" t="0" r="7620" b="16510"/>
              <wp:wrapNone/>
              <wp:docPr id="6" name="图片 3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3" descr="2 副本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97930" cy="5717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del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本合同自双方签字盖章之日起生效。本合同一式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陆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份，甲方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贰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份，乙方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肆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份。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第十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五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条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双方对合同内容的变更或补充应采用书面形式，并由双方签字盖章作为合同附件，附件与本合同具有同等的法律效力。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甲方单方制订的规章制度也作为本合同的附件，规章制度的内容与合同约定相冲突的，以本合同为准，但国家法律、政策另有规定的除外。</w:t>
      </w:r>
    </w:p>
    <w:p>
      <w:pPr>
        <w:pStyle w:val="4"/>
        <w:spacing w:before="0" w:beforeAutospacing="0" w:after="0" w:afterAutospacing="0" w:line="536" w:lineRule="atLeast"/>
        <w:rPr>
          <w:rFonts w:cs="Arial" w:asciiTheme="minorEastAsia" w:hAnsiTheme="minorEastAsia" w:eastAsiaTheme="minorEastAsia"/>
          <w:color w:val="333333"/>
          <w:sz w:val="28"/>
          <w:szCs w:val="28"/>
        </w:rPr>
      </w:pP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甲方（盖章）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 xml:space="preserve">：                    </w:t>
      </w:r>
      <w:r>
        <w:rPr>
          <w:rFonts w:cs="Arial" w:asciiTheme="minorEastAsia" w:hAnsiTheme="minorEastAsia" w:eastAsiaTheme="minorEastAsia"/>
          <w:color w:val="333333"/>
          <w:sz w:val="28"/>
          <w:szCs w:val="28"/>
        </w:rPr>
        <w:t>乙方（盖章）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：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  <w:lang w:val="en-US" w:eastAsia="zh-CN"/>
        </w:rPr>
        <w:t>天祥建设集团股份有限公司</w:t>
      </w:r>
      <w:r>
        <w:rPr>
          <w:rFonts w:hint="eastAsia" w:cs="Arial" w:asciiTheme="minorEastAsia" w:hAnsiTheme="minorEastAsia" w:eastAsiaTheme="minorEastAsia"/>
          <w:color w:val="333333"/>
          <w:sz w:val="28"/>
          <w:szCs w:val="28"/>
        </w:rPr>
        <w:t>委托代理人：                      委托代理人：</w:t>
      </w:r>
    </w:p>
    <w:p>
      <w:r>
        <w:rPr>
          <w:rFonts w:hint="eastAsia" w:cs="Arial" w:asciiTheme="minorEastAsia" w:hAnsiTheme="minorEastAsia"/>
          <w:color w:val="333333"/>
          <w:sz w:val="28"/>
          <w:szCs w:val="28"/>
        </w:rPr>
        <w:t>联系电话：                        联系电话：</w:t>
      </w:r>
      <w:r>
        <w:rPr>
          <w:rFonts w:cs="Arial" w:asciiTheme="minorEastAsia" w:hAnsiTheme="minorEastAsia"/>
          <w:color w:val="333333"/>
          <w:sz w:val="28"/>
          <w:szCs w:val="28"/>
        </w:rPr>
        <w:br w:type="textWrapping"/>
      </w:r>
      <w:r>
        <w:rPr>
          <w:rFonts w:cs="Arial" w:asciiTheme="minorEastAsia" w:hAnsiTheme="minorEastAsia"/>
          <w:color w:val="333333"/>
          <w:sz w:val="28"/>
          <w:szCs w:val="28"/>
        </w:rPr>
        <w:t>签约日期：</w:t>
      </w:r>
      <w:r>
        <w:rPr>
          <w:rFonts w:hint="eastAsia" w:cs="Arial" w:asciiTheme="minorEastAsia" w:hAnsiTheme="minorEastAsia"/>
          <w:color w:val="333333"/>
          <w:sz w:val="28"/>
          <w:szCs w:val="28"/>
        </w:rPr>
        <w:t xml:space="preserve">                        </w:t>
      </w:r>
      <w:r>
        <w:rPr>
          <w:rFonts w:cs="Arial" w:asciiTheme="minorEastAsia" w:hAnsiTheme="minorEastAsia"/>
          <w:color w:val="333333"/>
          <w:sz w:val="28"/>
          <w:szCs w:val="28"/>
        </w:rPr>
        <w:t>签约日期：</w:t>
      </w:r>
      <w:r>
        <w:rPr>
          <w:rFonts w:cs="Arial" w:asciiTheme="minorEastAsia" w:hAnsiTheme="minorEastAsia"/>
          <w:color w:val="333333"/>
          <w:sz w:val="28"/>
          <w:szCs w:val="28"/>
        </w:rPr>
        <w:br w:type="textWrapping"/>
      </w:r>
    </w:p>
    <w:sectPr>
      <w:headerReference r:id="rId3" w:type="default"/>
      <w:footerReference r:id="rId4" w:type="default"/>
      <w:pgSz w:w="11906" w:h="16838"/>
      <w:pgMar w:top="964" w:right="964" w:bottom="964" w:left="964" w:header="340" w:footer="28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top w:val="single" w:color="auto" w:sz="4" w:space="0"/>
      </w:pBdr>
      <w:rPr>
        <w:del w:id="0" w:author="三叶草" w:date="2023-04-27T16:53:55Z"/>
        <w:rFonts w:hint="eastAsia" w:ascii="黑体" w:hAnsi="宋体" w:eastAsia="黑体"/>
        <w:color w:val="808080"/>
      </w:rPr>
    </w:pPr>
    <w:del w:id="1" w:author="三叶草" w:date="2023-04-27T16:53:55Z">
      <w:r>
        <w:rPr>
          <w:rFonts w:hint="eastAsia" w:ascii="黑体" w:hAnsi="宋体" w:eastAsia="黑体"/>
          <w:color w:val="808080"/>
        </w:rPr>
        <w:delText>总机：020-85579662  85577462  85570466  传真：85571681</w:delText>
      </w:r>
    </w:del>
    <w:del w:id="2" w:author="三叶草" w:date="2023-04-27T16:53:55Z">
      <w:r>
        <w:rPr>
          <w:rFonts w:hint="eastAsia"/>
          <w:color w:val="808080"/>
        </w:rPr>
        <w:delText xml:space="preserve">  网址</w:delText>
      </w:r>
    </w:del>
    <w:del w:id="3" w:author="三叶草" w:date="2023-04-27T16:53:55Z">
      <w:r>
        <w:rPr>
          <w:rFonts w:hint="eastAsia" w:ascii="黑体" w:hAnsi="宋体" w:eastAsia="黑体"/>
          <w:color w:val="808080"/>
        </w:rPr>
        <w:delText>：</w:delText>
      </w:r>
    </w:del>
    <w:del w:id="4" w:author="三叶草" w:date="2023-04-27T16:53:55Z">
      <w:r>
        <w:rPr>
          <w:color w:val="808080"/>
        </w:rPr>
        <w:fldChar w:fldCharType="begin"/>
      </w:r>
    </w:del>
    <w:del w:id="5" w:author="三叶草" w:date="2023-04-27T16:53:55Z">
      <w:r>
        <w:rPr>
          <w:color w:val="808080"/>
        </w:rPr>
        <w:delInstrText xml:space="preserve"> HYPERLINK "http://www</w:delInstrText>
      </w:r>
    </w:del>
    <w:del w:id="6" w:author="三叶草" w:date="2023-04-27T16:53:55Z">
      <w:r>
        <w:rPr>
          <w:rFonts w:hint="eastAsia" w:ascii="黑体" w:hAnsi="宋体" w:eastAsia="黑体"/>
          <w:color w:val="808080"/>
        </w:rPr>
        <w:delInstrText xml:space="preserve">.</w:delInstrText>
      </w:r>
    </w:del>
    <w:del w:id="7" w:author="三叶草" w:date="2023-04-27T16:53:55Z">
      <w:r>
        <w:rPr>
          <w:color w:val="808080"/>
        </w:rPr>
        <w:delInstrText xml:space="preserve">txcg</w:delInstrText>
      </w:r>
    </w:del>
    <w:del w:id="8" w:author="三叶草" w:date="2023-04-27T16:53:55Z">
      <w:r>
        <w:rPr>
          <w:rFonts w:hint="eastAsia" w:ascii="黑体" w:hAnsi="宋体" w:eastAsia="黑体"/>
          <w:color w:val="808080"/>
        </w:rPr>
        <w:delInstrText xml:space="preserve">.</w:delInstrText>
      </w:r>
    </w:del>
    <w:del w:id="9" w:author="三叶草" w:date="2023-04-27T16:53:55Z">
      <w:r>
        <w:rPr>
          <w:color w:val="808080"/>
        </w:rPr>
        <w:delInstrText xml:space="preserve">com</w:delInstrText>
      </w:r>
    </w:del>
    <w:del w:id="10" w:author="三叶草" w:date="2023-04-27T16:53:55Z">
      <w:r>
        <w:rPr>
          <w:rFonts w:hint="eastAsia" w:ascii="黑体" w:hAnsi="宋体" w:eastAsia="黑体"/>
          <w:color w:val="808080"/>
        </w:rPr>
        <w:delInstrText xml:space="preserve">.</w:delInstrText>
      </w:r>
    </w:del>
    <w:del w:id="11" w:author="三叶草" w:date="2023-04-27T16:53:55Z">
      <w:r>
        <w:rPr>
          <w:color w:val="808080"/>
        </w:rPr>
        <w:delInstrText xml:space="preserve">cn" </w:delInstrText>
      </w:r>
    </w:del>
    <w:del w:id="12" w:author="三叶草" w:date="2023-04-27T16:53:55Z">
      <w:r>
        <w:rPr>
          <w:color w:val="808080"/>
        </w:rPr>
        <w:fldChar w:fldCharType="separate"/>
      </w:r>
    </w:del>
    <w:del w:id="13" w:author="三叶草" w:date="2023-04-27T16:53:55Z">
      <w:r>
        <w:rPr>
          <w:rStyle w:val="7"/>
        </w:rPr>
        <w:delText>http://www</w:delText>
      </w:r>
    </w:del>
    <w:del w:id="14" w:author="三叶草" w:date="2023-04-27T16:53:55Z">
      <w:r>
        <w:rPr>
          <w:rStyle w:val="7"/>
          <w:rFonts w:hint="eastAsia" w:ascii="黑体" w:hAnsi="宋体" w:eastAsia="黑体"/>
        </w:rPr>
        <w:delText>.</w:delText>
      </w:r>
    </w:del>
    <w:del w:id="15" w:author="三叶草" w:date="2023-04-27T16:53:55Z">
      <w:r>
        <w:rPr>
          <w:rStyle w:val="7"/>
        </w:rPr>
        <w:delText>txcg</w:delText>
      </w:r>
    </w:del>
    <w:del w:id="16" w:author="三叶草" w:date="2023-04-27T16:53:55Z">
      <w:r>
        <w:rPr>
          <w:rStyle w:val="7"/>
          <w:rFonts w:hint="eastAsia" w:ascii="黑体" w:hAnsi="宋体" w:eastAsia="黑体"/>
        </w:rPr>
        <w:delText>.</w:delText>
      </w:r>
    </w:del>
    <w:del w:id="17" w:author="三叶草" w:date="2023-04-27T16:53:55Z">
      <w:r>
        <w:rPr>
          <w:rStyle w:val="7"/>
        </w:rPr>
        <w:delText>com</w:delText>
      </w:r>
    </w:del>
    <w:del w:id="18" w:author="三叶草" w:date="2023-04-27T16:53:55Z">
      <w:r>
        <w:rPr>
          <w:rStyle w:val="7"/>
          <w:rFonts w:hint="eastAsia" w:ascii="黑体" w:hAnsi="宋体" w:eastAsia="黑体"/>
        </w:rPr>
        <w:delText>.</w:delText>
      </w:r>
    </w:del>
    <w:del w:id="19" w:author="三叶草" w:date="2023-04-27T16:53:55Z">
      <w:r>
        <w:rPr>
          <w:rStyle w:val="7"/>
        </w:rPr>
        <w:delText>cn</w:delText>
      </w:r>
    </w:del>
    <w:del w:id="20" w:author="三叶草" w:date="2023-04-27T16:53:55Z">
      <w:r>
        <w:rPr>
          <w:color w:val="808080"/>
        </w:rPr>
        <w:fldChar w:fldCharType="end"/>
      </w:r>
    </w:del>
  </w:p>
  <w:p>
    <w:pPr>
      <w:pStyle w:val="2"/>
      <w:pBdr>
        <w:top w:val="single" w:color="auto" w:sz="4" w:space="0"/>
      </w:pBdr>
      <w:rPr>
        <w:del w:id="21" w:author="三叶草" w:date="2023-04-27T16:53:55Z"/>
        <w:rFonts w:ascii="黑体" w:hAnsi="宋体" w:eastAsia="黑体"/>
        <w:color w:val="808080"/>
      </w:rPr>
    </w:pPr>
    <w:del w:id="22" w:author="三叶草" w:date="2023-04-27T16:53:55Z">
      <w:r>
        <w:rPr>
          <w:rFonts w:hint="eastAsia"/>
          <w:color w:val="808080"/>
        </w:rPr>
        <w:delText>地址</w:delText>
      </w:r>
    </w:del>
    <w:del w:id="23" w:author="三叶草" w:date="2023-04-27T16:53:55Z">
      <w:r>
        <w:rPr>
          <w:rFonts w:hint="eastAsia" w:ascii="黑体" w:hAnsi="宋体" w:eastAsia="黑体"/>
          <w:color w:val="808080"/>
        </w:rPr>
        <w:delText>：</w:delText>
      </w:r>
    </w:del>
    <w:del w:id="24" w:author="三叶草" w:date="2023-04-27T16:53:55Z">
      <w:r>
        <w:rPr>
          <w:rFonts w:hint="eastAsia"/>
          <w:color w:val="808080"/>
        </w:rPr>
        <w:delText>广州市琶洲会展南四路保利世贸中心F幢7楼  邮编：510665</w:delText>
      </w:r>
    </w:del>
    <w:del w:id="25" w:author="三叶草" w:date="2023-04-27T16:53:55Z">
      <w:r>
        <w:rPr/>
        <w:pict>
          <v:shape id="文本框 4" o:spid="_x0000_s3073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jHpww4AgAAb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vbWNbu6&#10;f4AptCxs9IPlMU2UytvlPkDapHgUqFcFnYoHzGHq2Xln4qD/eU5Rj/8T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mMenDDgCAABvBAAADgAAAAAAAAABACAAAAAfAQAAZHJzL2Uyb0RvYy54&#10;bWxQSwUGAAAAAAYABgBZAQAAyQUAAAAA&#10;">
            <v:path/>
            <v:fill on="f" focussize="0,0"/>
            <v:stroke on="f" weight="0.5pt"/>
            <v:imagedata o:title=""/>
            <o:lock v:ext="edit" aspectratio="f"/>
            <v:textbox inset="0mm,0mm,0mm,0mm" style="mso-fit-shape-to-text:t;">
              <w:txbxContent>
                <w:p>
                  <w:pPr>
                    <w:pStyle w:val="2"/>
                  </w:pPr>
                  <w:r>
                    <w:rPr>
                      <w:rFonts w:hint="eastAsia"/>
                    </w:rPr>
                    <w:t>第</w:t>
                  </w:r>
                  <w:r>
                    <w:t xml:space="preserve"> </w:t>
                  </w:r>
                  <w:r>
                    <w:fldChar w:fldCharType="begin"/>
                  </w:r>
                  <w:r>
                    <w:instrText xml:space="preserve"> PAGE  \* MERGEFORMAT </w:instrText>
                  </w:r>
                  <w:r>
                    <w:fldChar w:fldCharType="separate"/>
                  </w:r>
                  <w:r>
                    <w:t>1</w:t>
                  </w:r>
                  <w:r>
                    <w:fldChar w:fldCharType="end"/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页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共</w:t>
                  </w:r>
                  <w:r>
                    <w:t xml:space="preserve"> </w:t>
                  </w:r>
                  <w:r>
                    <w:fldChar w:fldCharType="begin"/>
                  </w:r>
                  <w:r>
                    <w:instrText xml:space="preserve"> NUMPAGES  \* MERGEFORMAT </w:instrText>
                  </w:r>
                  <w:r>
                    <w:fldChar w:fldCharType="separate"/>
                  </w:r>
                  <w:r>
                    <w:t>3</w:t>
                  </w:r>
                  <w:r>
                    <w:fldChar w:fldCharType="end"/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页</w:t>
                  </w:r>
                </w:p>
              </w:txbxContent>
            </v:textbox>
          </v:shape>
        </w:pict>
      </w:r>
    </w:del>
  </w:p>
  <w:p>
    <w:pPr>
      <w:pStyle w:val="2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DCE4B"/>
    <w:multiLevelType w:val="singleLevel"/>
    <w:tmpl w:val="AEFDCE4B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天祥法务">
    <w15:presenceInfo w15:providerId="None" w15:userId="天祥法务"/>
  </w15:person>
  <w15:person w15:author="三叶草">
    <w15:presenceInfo w15:providerId="WPS Office" w15:userId="41060416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TI2YjIyOTNiYWQ5Y2EzZGU4MTI4NmJiYWJhMjBkOTMifQ=="/>
  </w:docVars>
  <w:rsids>
    <w:rsidRoot w:val="007D3721"/>
    <w:rsid w:val="00000041"/>
    <w:rsid w:val="000052CF"/>
    <w:rsid w:val="000C5205"/>
    <w:rsid w:val="00215D49"/>
    <w:rsid w:val="00287687"/>
    <w:rsid w:val="002A1483"/>
    <w:rsid w:val="00342ACF"/>
    <w:rsid w:val="003E29A4"/>
    <w:rsid w:val="004924E3"/>
    <w:rsid w:val="00732B5C"/>
    <w:rsid w:val="007625AC"/>
    <w:rsid w:val="007D3721"/>
    <w:rsid w:val="007D7930"/>
    <w:rsid w:val="007F3D32"/>
    <w:rsid w:val="009532CD"/>
    <w:rsid w:val="00A008FA"/>
    <w:rsid w:val="00AB1106"/>
    <w:rsid w:val="00CB759C"/>
    <w:rsid w:val="00D10185"/>
    <w:rsid w:val="00D615FD"/>
    <w:rsid w:val="00EB4A61"/>
    <w:rsid w:val="00ED07FE"/>
    <w:rsid w:val="00ED2F6E"/>
    <w:rsid w:val="00ED5FA9"/>
    <w:rsid w:val="00FE2C31"/>
    <w:rsid w:val="107B37E2"/>
    <w:rsid w:val="1E4309F4"/>
    <w:rsid w:val="22C504AC"/>
    <w:rsid w:val="35C55967"/>
    <w:rsid w:val="3F6537B2"/>
    <w:rsid w:val="53734AEC"/>
    <w:rsid w:val="622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Sysceo.com</Company>
  <Pages>5</Pages>
  <Words>493</Words>
  <Characters>2815</Characters>
  <Lines>23</Lines>
  <Paragraphs>6</Paragraphs>
  <TotalTime>13</TotalTime>
  <ScaleCrop>false</ScaleCrop>
  <LinksUpToDate>false</LinksUpToDate>
  <CharactersWithSpaces>3302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2020-05-28T08:42:00Z</dcterms:created>
  <dc:creator>Administrator</dc:creator>
  <cp:lastModifiedBy>三叶草</cp:lastModifiedBy>
  <dcterms:modified xsi:type="dcterms:W3CDTF">2023-04-27T08:57:48Z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28F3A0F7F8864F75B3AE9A6BEA91C04B_12</vt:lpwstr>
  </property>
</Properties>
</file>