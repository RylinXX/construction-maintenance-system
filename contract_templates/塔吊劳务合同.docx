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971" w:firstLineChars="450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塔吊司机及指挥工承包合同</w:t>
      </w:r>
    </w:p>
    <w:p>
      <w:pPr>
        <w:spacing w:line="360" w:lineRule="exact"/>
        <w:ind w:firstLine="7359" w:firstLineChars="3092"/>
        <w:rPr>
          <w:rFonts w:ascii="新宋体" w:hAnsi="新宋体" w:eastAsia="新宋体" w:cs="新宋体"/>
          <w:sz w:val="24"/>
        </w:rPr>
      </w:pPr>
    </w:p>
    <w:p>
      <w:pPr>
        <w:spacing w:line="360" w:lineRule="auto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甲方：天祥建设集团股份有限公司                            合同编号：</w:t>
      </w:r>
    </w:p>
    <w:p>
      <w:pPr>
        <w:spacing w:line="360" w:lineRule="auto"/>
        <w:rPr>
          <w:rFonts w:hint="eastAsia" w:ascii="宋体" w:hAnsi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/>
          <w:sz w:val="24"/>
          <w:szCs w:val="24"/>
          <w:u w:val="none"/>
          <w:lang w:val="en-US" w:eastAsia="zh-CN"/>
        </w:rPr>
        <w:t>公司</w:t>
      </w:r>
      <w:r>
        <w:rPr>
          <w:rFonts w:hint="eastAsia" w:ascii="宋体" w:hAnsi="宋体"/>
          <w:sz w:val="24"/>
          <w:szCs w:val="24"/>
          <w:u w:val="none"/>
          <w:lang w:eastAsia="zh-CN"/>
        </w:rPr>
        <w:t>地址：浙江省东阳市东义路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>220号</w:t>
      </w:r>
    </w:p>
    <w:p>
      <w:pPr>
        <w:spacing w:line="360" w:lineRule="auto"/>
        <w:rPr>
          <w:rFonts w:hint="eastAsia" w:ascii="宋体" w:hAnsi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/>
          <w:sz w:val="24"/>
          <w:szCs w:val="24"/>
          <w:u w:val="none"/>
          <w:lang w:val="en-US" w:eastAsia="zh-CN"/>
        </w:rPr>
        <w:t>法定代表人：胡刚锋</w:t>
      </w:r>
    </w:p>
    <w:p>
      <w:pPr>
        <w:spacing w:line="360" w:lineRule="auto"/>
        <w:rPr>
          <w:rFonts w:hint="eastAsia" w:ascii="新宋体" w:hAnsi="新宋体" w:eastAsia="新宋体" w:cs="新宋体"/>
          <w:sz w:val="24"/>
        </w:rPr>
      </w:pPr>
      <w:del w:id="7" w:author="三叶草" w:date="2023-04-27T21:50:17Z">
        <w:r>
          <w:rPr>
            <w:rFonts w:ascii="新宋体" w:hAnsi="新宋体" w:eastAsia="新宋体" w:cs="新宋体"/>
            <w:sz w:val="24"/>
          </w:rPr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133350</wp:posOffset>
              </wp:positionH>
              <wp:positionV relativeFrom="paragraph">
                <wp:posOffset>165735</wp:posOffset>
              </wp:positionV>
              <wp:extent cx="6297930" cy="4867910"/>
              <wp:effectExtent l="0" t="0" r="7620" b="8890"/>
              <wp:wrapNone/>
              <wp:docPr id="1" name="图片 6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6" descr="2 副本"/>
                      <pic:cNvPicPr>
                        <a:picLocks noChangeAspect="1"/>
                      </pic:cNvPicPr>
                    </pic:nvPicPr>
                    <pic:blipFill>
                      <a:blip r:embed="rId8">
                        <a:lum bright="1999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4867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hint="eastAsia" w:ascii="新宋体" w:hAnsi="新宋体" w:eastAsia="新宋体" w:cs="新宋体"/>
          <w:sz w:val="24"/>
        </w:rPr>
        <w:t>乙方：</w:t>
      </w:r>
    </w:p>
    <w:p>
      <w:pPr>
        <w:spacing w:line="360" w:lineRule="auto"/>
        <w:rPr>
          <w:rFonts w:hint="eastAsia" w:ascii="新宋体" w:hAnsi="新宋体" w:eastAsia="新宋体" w:cs="新宋体"/>
          <w:sz w:val="24"/>
          <w:lang w:val="en-US" w:eastAsia="zh-CN"/>
        </w:rPr>
      </w:pPr>
      <w:r>
        <w:rPr>
          <w:rFonts w:hint="eastAsia" w:ascii="新宋体" w:hAnsi="新宋体" w:eastAsia="新宋体" w:cs="新宋体"/>
          <w:sz w:val="24"/>
          <w:lang w:val="en-US" w:eastAsia="zh-CN"/>
        </w:rPr>
        <w:t>公司地址：</w:t>
      </w:r>
    </w:p>
    <w:p>
      <w:pPr>
        <w:spacing w:line="360" w:lineRule="auto"/>
        <w:rPr>
          <w:rFonts w:hint="default" w:ascii="新宋体" w:hAnsi="新宋体" w:eastAsia="新宋体" w:cs="新宋体"/>
          <w:sz w:val="24"/>
          <w:lang w:val="en-US" w:eastAsia="zh-CN"/>
        </w:rPr>
      </w:pPr>
      <w:r>
        <w:rPr>
          <w:rFonts w:hint="eastAsia" w:ascii="新宋体" w:hAnsi="新宋体" w:eastAsia="新宋体" w:cs="新宋体"/>
          <w:sz w:val="24"/>
          <w:lang w:val="en-US" w:eastAsia="zh-CN"/>
        </w:rPr>
        <w:t>法定代表人：</w:t>
      </w:r>
    </w:p>
    <w:p>
      <w:pPr>
        <w:rPr>
          <w:rFonts w:hint="eastAsia" w:ascii="新宋体" w:hAnsi="新宋体" w:eastAsia="新宋体" w:cs="新宋体"/>
          <w:sz w:val="24"/>
        </w:rPr>
      </w:pPr>
    </w:p>
    <w:p>
      <w:pPr>
        <w:spacing w:line="360" w:lineRule="auto"/>
        <w:ind w:firstLine="476" w:firstLineChars="200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根据有关法律、法规，甲乙双方经协商</w:t>
      </w:r>
      <w:bookmarkStart w:id="0" w:name="_GoBack"/>
      <w:bookmarkEnd w:id="0"/>
      <w:r>
        <w:rPr>
          <w:rFonts w:hint="eastAsia" w:ascii="新宋体" w:hAnsi="新宋体" w:eastAsia="新宋体" w:cs="新宋体"/>
          <w:sz w:val="24"/>
        </w:rPr>
        <w:t>一致签订本合同，并共同遵守合同所列条款。</w:t>
      </w:r>
    </w:p>
    <w:p>
      <w:pPr>
        <w:numPr>
          <w:ilvl w:val="0"/>
          <w:numId w:val="1"/>
        </w:numPr>
        <w:spacing w:line="360" w:lineRule="auto"/>
        <w:ind w:firstLine="457" w:firstLineChars="192"/>
        <w:rPr>
          <w:rFonts w:ascii="新宋体" w:hAnsi="新宋体" w:eastAsia="新宋体" w:cs="新宋体"/>
          <w:b/>
          <w:bCs/>
          <w:sz w:val="24"/>
        </w:rPr>
      </w:pPr>
      <w:r>
        <w:rPr>
          <w:rFonts w:hint="eastAsia" w:ascii="新宋体" w:hAnsi="新宋体" w:eastAsia="新宋体" w:cs="新宋体"/>
          <w:b/>
          <w:bCs/>
          <w:sz w:val="24"/>
        </w:rPr>
        <w:t>承包内容</w:t>
      </w:r>
    </w:p>
    <w:p>
      <w:pPr>
        <w:spacing w:line="360" w:lineRule="auto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 xml:space="preserve">    </w:t>
      </w:r>
      <w:r>
        <w:rPr>
          <w:rFonts w:hint="eastAsia" w:ascii="新宋体" w:hAnsi="新宋体" w:eastAsia="新宋体" w:cs="新宋体"/>
          <w:sz w:val="24"/>
        </w:rPr>
        <w:t>甲方将</w:t>
      </w:r>
      <w:r>
        <w:rPr>
          <w:rFonts w:ascii="新宋体" w:hAnsi="新宋体" w:eastAsia="新宋体" w:cs="新宋体"/>
          <w:sz w:val="24"/>
          <w:u w:val="single"/>
        </w:rPr>
        <w:t xml:space="preserve">             </w:t>
      </w:r>
      <w:r>
        <w:rPr>
          <w:rFonts w:hint="eastAsia" w:ascii="新宋体" w:hAnsi="新宋体" w:eastAsia="新宋体" w:cs="新宋体"/>
          <w:sz w:val="24"/>
        </w:rPr>
        <w:t>塔吊操作工及指挥人员</w:t>
      </w:r>
      <w:r>
        <w:rPr>
          <w:rFonts w:hint="eastAsia" w:ascii="新宋体" w:hAnsi="新宋体" w:eastAsia="新宋体" w:cs="新宋体"/>
          <w:sz w:val="24"/>
          <w:lang w:eastAsia="zh-CN"/>
        </w:rPr>
        <w:t>为甲方提供劳务服务的工作</w:t>
      </w:r>
      <w:r>
        <w:rPr>
          <w:rFonts w:hint="eastAsia" w:ascii="新宋体" w:hAnsi="新宋体" w:eastAsia="新宋体" w:cs="新宋体"/>
          <w:sz w:val="24"/>
        </w:rPr>
        <w:t>承包给乙方。</w:t>
      </w:r>
    </w:p>
    <w:p>
      <w:pPr>
        <w:spacing w:line="360" w:lineRule="auto"/>
        <w:ind w:left="399" w:left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第二条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合同期限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塔吊安装完毕验收合格起至塔吊拆除之日止。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第三条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工作内容及工作地点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1、乙方根据甲方需要提供</w:t>
      </w:r>
      <w:r>
        <w:rPr>
          <w:rFonts w:ascii="新宋体" w:hAnsi="新宋体" w:eastAsia="新宋体" w:cs="新宋体"/>
          <w:sz w:val="24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4"/>
          <w:u w:val="single"/>
        </w:rPr>
        <w:t>塔吊司机、起重司索指挥工</w:t>
      </w:r>
      <w:r>
        <w:rPr>
          <w:rFonts w:ascii="新宋体" w:hAnsi="新宋体" w:eastAsia="新宋体" w:cs="新宋体"/>
          <w:sz w:val="24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4"/>
        </w:rPr>
        <w:t>相关劳务</w:t>
      </w:r>
      <w:r>
        <w:rPr>
          <w:rFonts w:ascii="新宋体" w:hAnsi="新宋体" w:eastAsia="新宋体" w:cs="新宋体"/>
          <w:sz w:val="24"/>
        </w:rPr>
        <w:t>,</w:t>
      </w:r>
      <w:r>
        <w:rPr>
          <w:rFonts w:hint="eastAsia" w:ascii="新宋体" w:hAnsi="新宋体" w:eastAsia="新宋体" w:cs="新宋体"/>
          <w:sz w:val="24"/>
        </w:rPr>
        <w:t>持证上岗，人证合一。塔吊指挥人员由乙方选择有上岗证的人员担任。乙方需按操作规程要求及时进行塔吊的日常维护，有异常时及时反馈。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2、工作地点：</w:t>
      </w:r>
      <w:r>
        <w:rPr>
          <w:rFonts w:ascii="新宋体" w:hAnsi="新宋体" w:eastAsia="新宋体" w:cs="新宋体"/>
          <w:sz w:val="24"/>
          <w:u w:val="single"/>
        </w:rPr>
        <w:t xml:space="preserve">        </w:t>
      </w:r>
      <w:r>
        <w:rPr>
          <w:rFonts w:hint="eastAsia" w:ascii="新宋体" w:hAnsi="新宋体" w:eastAsia="新宋体" w:cs="新宋体"/>
          <w:sz w:val="24"/>
          <w:u w:val="single"/>
        </w:rPr>
        <w:t>项目工地</w:t>
      </w:r>
      <w:r>
        <w:rPr>
          <w:rFonts w:ascii="新宋体" w:hAnsi="新宋体" w:eastAsia="新宋体" w:cs="新宋体"/>
          <w:sz w:val="24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4"/>
        </w:rPr>
        <w:t>，并根据甲方的岗位特点、乙方的工作区域、工作要求决定。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3、乙方应遵守国家和省、市有关法律法规和甲方依法制定的规章制度，按时完成工作任务，提高职业技能，遵守安全操作规程和职业道德。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第四条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工作时间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1、乙方必须保证所操作塔吊的在施工现场跟班作业，所有涉及吊装作业工作的正常运转。乙方必须听从甲方人员安排，随叫随到并保证每天有人操作。如要离开现场，必须请假方能离开。如乙方不听从甲方管理人员的时间安排，视为乙方违约，乙方必须赔偿甲方相应的损失并承担不上班时间的工人停工损失。通宵加班后，乙方必须保证次日有持证人员及时跟班操作塔吊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del w:id="9" w:author="三叶草" w:date="2023-04-27T21:50:20Z">
        <w:r>
          <w:rPr>
            <w:rFonts w:ascii="新宋体" w:hAnsi="新宋体" w:eastAsia="新宋体" w:cs="新宋体"/>
            <w:sz w:val="24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-142875</wp:posOffset>
              </wp:positionH>
              <wp:positionV relativeFrom="paragraph">
                <wp:posOffset>184150</wp:posOffset>
              </wp:positionV>
              <wp:extent cx="6297930" cy="5229860"/>
              <wp:effectExtent l="0" t="0" r="7620" b="8890"/>
              <wp:wrapNone/>
              <wp:docPr id="2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8">
                        <a:lum bright="1999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2298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hint="eastAsia" w:ascii="新宋体" w:hAnsi="新宋体" w:eastAsia="新宋体" w:cs="新宋体"/>
          <w:sz w:val="24"/>
        </w:rPr>
        <w:t>2、乙方有迟到半小时以上的，每人次扣减</w:t>
      </w:r>
      <w:r>
        <w:rPr>
          <w:rFonts w:ascii="新宋体" w:hAnsi="新宋体" w:eastAsia="新宋体" w:cs="新宋体"/>
          <w:sz w:val="24"/>
        </w:rPr>
        <w:t>100-200</w:t>
      </w:r>
      <w:r>
        <w:rPr>
          <w:rFonts w:hint="eastAsia" w:ascii="新宋体" w:hAnsi="新宋体" w:eastAsia="新宋体" w:cs="新宋体"/>
          <w:sz w:val="24"/>
        </w:rPr>
        <w:t>元劳务报酬，</w:t>
      </w: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小时以上按早退扣减</w:t>
      </w:r>
      <w:r>
        <w:rPr>
          <w:rFonts w:ascii="新宋体" w:hAnsi="新宋体" w:eastAsia="新宋体" w:cs="新宋体"/>
          <w:sz w:val="24"/>
        </w:rPr>
        <w:t>500</w:t>
      </w:r>
      <w:r>
        <w:rPr>
          <w:rFonts w:hint="eastAsia" w:ascii="新宋体" w:hAnsi="新宋体" w:eastAsia="新宋体" w:cs="新宋体"/>
          <w:sz w:val="24"/>
        </w:rPr>
        <w:t>元劳务报酬，并安排持证人员及时补岗。相关费用在乙方劳务报酬中直接扣除。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第五条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劳务报酬及责任</w:t>
      </w:r>
    </w:p>
    <w:p>
      <w:pPr>
        <w:spacing w:line="360" w:lineRule="auto"/>
        <w:ind w:firstLine="476" w:firstLineChars="200"/>
        <w:rPr>
          <w:rFonts w:hint="eastAsia"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、乙方劳务报酬（塔吊司机及指挥）为：</w:t>
      </w:r>
      <w:r>
        <w:rPr>
          <w:rFonts w:ascii="新宋体" w:hAnsi="新宋体" w:eastAsia="新宋体" w:cs="新宋体"/>
          <w:sz w:val="24"/>
        </w:rPr>
        <w:t xml:space="preserve"> </w:t>
      </w:r>
      <w:r>
        <w:rPr>
          <w:rFonts w:hint="eastAsia" w:ascii="新宋体" w:hAnsi="新宋体" w:eastAsia="新宋体" w:cs="新宋体"/>
          <w:sz w:val="24"/>
        </w:rPr>
        <w:t>按每台塔吊以</w:t>
      </w:r>
      <w:r>
        <w:rPr>
          <w:rFonts w:hint="eastAsia" w:ascii="新宋体" w:hAnsi="新宋体" w:eastAsia="新宋体" w:cs="新宋体"/>
          <w:sz w:val="24"/>
          <w:u w:val="single"/>
          <w:lang w:val="en-US" w:eastAsia="zh-CN"/>
        </w:rPr>
        <w:t xml:space="preserve">      </w:t>
      </w:r>
      <w:r>
        <w:rPr>
          <w:rFonts w:hint="eastAsia" w:ascii="新宋体" w:hAnsi="新宋体" w:eastAsia="新宋体" w:cs="新宋体"/>
          <w:sz w:val="24"/>
        </w:rPr>
        <w:t>元</w:t>
      </w:r>
      <w:r>
        <w:rPr>
          <w:rFonts w:ascii="新宋体" w:hAnsi="新宋体" w:eastAsia="新宋体" w:cs="新宋体"/>
          <w:sz w:val="24"/>
        </w:rPr>
        <w:t>/</w:t>
      </w:r>
      <w:r>
        <w:rPr>
          <w:rFonts w:hint="eastAsia" w:ascii="新宋体" w:hAnsi="新宋体" w:eastAsia="新宋体" w:cs="新宋体"/>
          <w:sz w:val="24"/>
        </w:rPr>
        <w:t>月包干计（大写</w:t>
      </w:r>
      <w:r>
        <w:rPr>
          <w:rFonts w:hint="eastAsia" w:ascii="新宋体" w:hAnsi="新宋体" w:eastAsia="新宋体" w:cs="新宋体"/>
          <w:sz w:val="24"/>
          <w:lang w:val="en-US" w:eastAsia="zh-CN"/>
        </w:rPr>
        <w:t xml:space="preserve">   </w:t>
      </w:r>
      <w:r>
        <w:rPr>
          <w:rFonts w:hint="eastAsia" w:ascii="新宋体" w:hAnsi="新宋体" w:eastAsia="新宋体" w:cs="新宋体"/>
          <w:sz w:val="24"/>
        </w:rPr>
        <w:t>元整每月）。（劳务报酬包含</w:t>
      </w:r>
      <w:r>
        <w:rPr>
          <w:rFonts w:hint="eastAsia" w:ascii="新宋体" w:hAnsi="新宋体" w:eastAsia="新宋体" w:cs="新宋体"/>
          <w:sz w:val="24"/>
          <w:u w:val="single"/>
          <w:lang w:val="en-US" w:eastAsia="zh-CN"/>
        </w:rPr>
        <w:t xml:space="preserve">   </w:t>
      </w:r>
      <w:r>
        <w:rPr>
          <w:rFonts w:hint="eastAsia" w:ascii="新宋体" w:hAnsi="新宋体" w:eastAsia="新宋体" w:cs="新宋体"/>
          <w:sz w:val="24"/>
        </w:rPr>
        <w:t>%发票税金、基本工资、岗位工资、绩效工资、现场津贴、福利、加班补贴、五险一金、上岗证补贴、劳务补贴、上下班车费、通讯费、离职补偿费、高温补贴费、自行就餐费、以及请人代班工资等），甲方不再为此支付额外费用。</w:t>
      </w:r>
    </w:p>
    <w:p>
      <w:pPr>
        <w:spacing w:line="360" w:lineRule="auto"/>
        <w:ind w:firstLine="476" w:firstLineChars="200"/>
        <w:rPr>
          <w:rFonts w:hint="eastAsia"/>
          <w:color w:val="auto"/>
          <w:sz w:val="24"/>
          <w:lang w:eastAsia="zh-CN"/>
        </w:rPr>
      </w:pPr>
      <w:r>
        <w:rPr>
          <w:rFonts w:hint="eastAsia" w:ascii="新宋体" w:hAnsi="新宋体" w:eastAsia="新宋体" w:cs="新宋体"/>
          <w:sz w:val="24"/>
          <w:lang w:val="en-US" w:eastAsia="zh-CN"/>
        </w:rPr>
        <w:t>1.1、</w:t>
      </w:r>
      <w:r>
        <w:rPr>
          <w:rFonts w:hint="eastAsia"/>
          <w:color w:val="auto"/>
          <w:sz w:val="24"/>
        </w:rPr>
        <w:t>乙方结算</w:t>
      </w:r>
      <w:r>
        <w:rPr>
          <w:rFonts w:hint="eastAsia"/>
          <w:color w:val="auto"/>
          <w:sz w:val="24"/>
          <w:lang w:val="en-US" w:eastAsia="zh-CN"/>
        </w:rPr>
        <w:t>劳务报酬</w:t>
      </w:r>
      <w:r>
        <w:rPr>
          <w:rFonts w:hint="eastAsia"/>
          <w:color w:val="auto"/>
          <w:sz w:val="24"/>
        </w:rPr>
        <w:t>时，必须先提供有效增值税专用发票</w:t>
      </w:r>
      <w:r>
        <w:rPr>
          <w:rFonts w:hint="eastAsia"/>
          <w:color w:val="auto"/>
          <w:sz w:val="24"/>
          <w:lang w:eastAsia="zh-CN"/>
        </w:rPr>
        <w:t>（</w:t>
      </w:r>
      <w:r>
        <w:rPr>
          <w:rFonts w:hint="eastAsia"/>
          <w:color w:val="auto"/>
          <w:sz w:val="24"/>
          <w:lang w:val="en-US" w:eastAsia="zh-CN"/>
        </w:rPr>
        <w:t>发票抬头为：天祥建设集团股份有限公司</w:t>
      </w:r>
      <w:r>
        <w:rPr>
          <w:rFonts w:hint="eastAsia"/>
          <w:color w:val="auto"/>
          <w:sz w:val="24"/>
          <w:lang w:eastAsia="zh-CN"/>
        </w:rPr>
        <w:t>），</w:t>
      </w:r>
      <w:r>
        <w:rPr>
          <w:rFonts w:hint="eastAsia"/>
          <w:color w:val="auto"/>
          <w:sz w:val="24"/>
        </w:rPr>
        <w:t>否则甲方有权延期支付此款，且不承担任何责任。如遇国家税务政策调整，</w:t>
      </w:r>
      <w:r>
        <w:rPr>
          <w:rFonts w:hint="eastAsia"/>
          <w:color w:val="auto"/>
          <w:sz w:val="24"/>
          <w:lang w:val="en-US" w:eastAsia="zh-CN"/>
        </w:rPr>
        <w:t>乙</w:t>
      </w:r>
      <w:r>
        <w:rPr>
          <w:rFonts w:hint="eastAsia"/>
          <w:color w:val="auto"/>
          <w:sz w:val="24"/>
        </w:rPr>
        <w:t>方需无条件配合按新政策提供相应发票</w:t>
      </w:r>
      <w:r>
        <w:rPr>
          <w:rFonts w:hint="eastAsia"/>
          <w:color w:val="auto"/>
          <w:sz w:val="24"/>
          <w:lang w:eastAsia="zh-CN"/>
        </w:rPr>
        <w:t>。</w:t>
      </w:r>
    </w:p>
    <w:p>
      <w:pPr>
        <w:spacing w:line="360" w:lineRule="auto"/>
        <w:ind w:firstLine="476" w:firstLineChars="200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lang w:val="en-US" w:eastAsia="zh-CN"/>
        </w:rPr>
        <w:t>1.2、</w:t>
      </w:r>
      <w:r>
        <w:rPr>
          <w:rFonts w:hint="eastAsia" w:ascii="宋体" w:hAnsi="宋体" w:cs="宋体"/>
          <w:b w:val="0"/>
          <w:bCs/>
          <w:color w:val="auto"/>
          <w:sz w:val="24"/>
          <w:szCs w:val="24"/>
          <w:lang w:val="en-US" w:eastAsia="zh-CN"/>
        </w:rPr>
        <w:t>乙</w:t>
      </w:r>
      <w:r>
        <w:rPr>
          <w:rFonts w:hint="eastAsia"/>
          <w:color w:val="auto"/>
          <w:sz w:val="24"/>
          <w:szCs w:val="24"/>
        </w:rPr>
        <w:t>方提供的发票至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方无法正常抵扣</w:t>
      </w:r>
      <w:r>
        <w:rPr>
          <w:rFonts w:hint="eastAsia"/>
          <w:color w:val="auto"/>
          <w:sz w:val="24"/>
          <w:szCs w:val="24"/>
          <w:lang w:val="en-US" w:eastAsia="zh-CN"/>
        </w:rPr>
        <w:t>或</w:t>
      </w:r>
      <w:r>
        <w:rPr>
          <w:rFonts w:hint="eastAsia"/>
          <w:color w:val="auto"/>
          <w:sz w:val="24"/>
          <w:szCs w:val="24"/>
        </w:rPr>
        <w:t>无效发票致使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方产生损失或被追究责任的，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方有权追究</w:t>
      </w:r>
      <w:r>
        <w:rPr>
          <w:rFonts w:hint="eastAsia"/>
          <w:color w:val="auto"/>
          <w:sz w:val="24"/>
          <w:szCs w:val="24"/>
          <w:lang w:val="en-US" w:eastAsia="zh-CN"/>
        </w:rPr>
        <w:t>乙</w:t>
      </w:r>
      <w:r>
        <w:rPr>
          <w:rFonts w:hint="eastAsia"/>
          <w:color w:val="auto"/>
          <w:sz w:val="24"/>
          <w:szCs w:val="24"/>
        </w:rPr>
        <w:t>方相关责任并要求赔偿由此造成的损失</w:t>
      </w:r>
      <w:r>
        <w:rPr>
          <w:rFonts w:hint="eastAsia"/>
          <w:color w:val="auto"/>
          <w:sz w:val="24"/>
          <w:szCs w:val="24"/>
          <w:lang w:eastAsia="zh-CN"/>
        </w:rPr>
        <w:t>（</w:t>
      </w:r>
      <w:r>
        <w:rPr>
          <w:rFonts w:hint="eastAsia"/>
          <w:color w:val="auto"/>
          <w:sz w:val="24"/>
          <w:szCs w:val="24"/>
          <w:lang w:val="en-US" w:eastAsia="zh-CN"/>
        </w:rPr>
        <w:t>含</w:t>
      </w:r>
      <w:r>
        <w:rPr>
          <w:rFonts w:hint="eastAsia" w:ascii="宋体" w:hAnsi="宋体"/>
          <w:color w:val="auto"/>
          <w:sz w:val="24"/>
        </w:rPr>
        <w:t>起诉的诉讼费、律师费、评估费、鉴定费、财保费等诉讼费用</w:t>
      </w:r>
      <w:r>
        <w:rPr>
          <w:rFonts w:hint="eastAsia"/>
          <w:color w:val="auto"/>
          <w:sz w:val="24"/>
          <w:szCs w:val="24"/>
          <w:lang w:eastAsia="zh-CN"/>
        </w:rPr>
        <w:t>）</w:t>
      </w:r>
      <w:r>
        <w:rPr>
          <w:rFonts w:hint="eastAsia"/>
          <w:color w:val="auto"/>
          <w:sz w:val="24"/>
          <w:szCs w:val="24"/>
        </w:rPr>
        <w:t>。</w:t>
      </w:r>
    </w:p>
    <w:p>
      <w:pPr>
        <w:spacing w:line="360" w:lineRule="auto"/>
        <w:ind w:firstLine="476" w:firstLineChars="200"/>
        <w:rPr>
          <w:rFonts w:ascii="新宋体" w:hAnsi="新宋体" w:eastAsia="新宋体" w:cs="新宋体"/>
          <w:sz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1.3、乙</w:t>
      </w:r>
      <w:r>
        <w:rPr>
          <w:rFonts w:hint="eastAsia"/>
          <w:color w:val="auto"/>
          <w:sz w:val="24"/>
          <w:szCs w:val="24"/>
        </w:rPr>
        <w:t>方实际开具的发票税税额与合同约定税额不一致时，产生的差额，</w:t>
      </w:r>
      <w:r>
        <w:rPr>
          <w:rFonts w:hint="eastAsia"/>
          <w:color w:val="auto"/>
          <w:sz w:val="24"/>
          <w:szCs w:val="24"/>
          <w:lang w:val="en-US" w:eastAsia="zh-CN"/>
        </w:rPr>
        <w:t>乙</w:t>
      </w:r>
      <w:r>
        <w:rPr>
          <w:rFonts w:hint="eastAsia"/>
          <w:color w:val="auto"/>
          <w:sz w:val="24"/>
          <w:szCs w:val="24"/>
        </w:rPr>
        <w:t>方需</w:t>
      </w:r>
      <w:r>
        <w:rPr>
          <w:rFonts w:hint="eastAsia"/>
          <w:color w:val="auto"/>
          <w:sz w:val="24"/>
          <w:szCs w:val="24"/>
          <w:lang w:val="en-US" w:eastAsia="zh-CN"/>
        </w:rPr>
        <w:t>在</w:t>
      </w:r>
      <w:r>
        <w:rPr>
          <w:rFonts w:hint="eastAsia"/>
          <w:color w:val="auto"/>
          <w:sz w:val="24"/>
          <w:szCs w:val="24"/>
        </w:rPr>
        <w:t>货款中补给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方，合同中的价格须作出相应调整，若不进行调整，所有的差额有</w:t>
      </w:r>
      <w:r>
        <w:rPr>
          <w:rFonts w:hint="eastAsia"/>
          <w:color w:val="auto"/>
          <w:sz w:val="24"/>
          <w:szCs w:val="24"/>
          <w:lang w:val="en-US" w:eastAsia="zh-CN"/>
        </w:rPr>
        <w:t>乙</w:t>
      </w:r>
      <w:r>
        <w:rPr>
          <w:rFonts w:hint="eastAsia"/>
          <w:color w:val="auto"/>
          <w:sz w:val="24"/>
          <w:szCs w:val="24"/>
        </w:rPr>
        <w:t>方自行承担，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方不另行支付</w:t>
      </w:r>
      <w:r>
        <w:rPr>
          <w:rFonts w:hint="eastAsia"/>
          <w:sz w:val="24"/>
        </w:rPr>
        <w:t>。</w:t>
      </w:r>
    </w:p>
    <w:p>
      <w:pPr>
        <w:spacing w:line="360" w:lineRule="auto"/>
        <w:ind w:firstLine="476" w:firstLineChars="200"/>
        <w:rPr>
          <w:sz w:val="24"/>
        </w:rPr>
      </w:pPr>
      <w:r>
        <w:rPr>
          <w:rFonts w:ascii="新宋体" w:hAnsi="新宋体" w:eastAsia="新宋体" w:cs="新宋体"/>
          <w:sz w:val="24"/>
        </w:rPr>
        <w:t>2</w:t>
      </w:r>
      <w:r>
        <w:rPr>
          <w:rFonts w:hint="eastAsia" w:ascii="新宋体" w:hAnsi="新宋体" w:eastAsia="新宋体" w:cs="新宋体"/>
          <w:sz w:val="24"/>
        </w:rPr>
        <w:t>、甲方第三个月</w:t>
      </w:r>
      <w:r>
        <w:rPr>
          <w:rFonts w:hint="eastAsia" w:ascii="新宋体" w:hAnsi="新宋体" w:eastAsia="新宋体" w:cs="新宋体"/>
          <w:sz w:val="24"/>
          <w:u w:val="single"/>
        </w:rPr>
        <w:t>25</w:t>
      </w:r>
      <w:r>
        <w:rPr>
          <w:rFonts w:hint="eastAsia" w:ascii="新宋体" w:hAnsi="新宋体" w:eastAsia="新宋体" w:cs="新宋体"/>
          <w:sz w:val="24"/>
        </w:rPr>
        <w:t>日向乙方发放第一个月的劳务报酬</w:t>
      </w:r>
      <w:r>
        <w:rPr>
          <w:rFonts w:ascii="新宋体" w:hAnsi="新宋体" w:eastAsia="新宋体" w:cs="新宋体"/>
          <w:sz w:val="24"/>
        </w:rPr>
        <w:t>,</w:t>
      </w:r>
      <w:r>
        <w:rPr>
          <w:rFonts w:hint="eastAsia" w:ascii="新宋体" w:hAnsi="新宋体" w:eastAsia="新宋体" w:cs="新宋体"/>
          <w:sz w:val="24"/>
        </w:rPr>
        <w:t>如劳务报酬延迟</w:t>
      </w:r>
      <w:r>
        <w:rPr>
          <w:rFonts w:ascii="新宋体" w:hAnsi="新宋体" w:eastAsia="新宋体" w:cs="新宋体"/>
          <w:sz w:val="24"/>
        </w:rPr>
        <w:t>7</w:t>
      </w:r>
      <w:r>
        <w:rPr>
          <w:rFonts w:hint="eastAsia" w:ascii="新宋体" w:hAnsi="新宋体" w:eastAsia="新宋体" w:cs="新宋体"/>
          <w:sz w:val="24"/>
        </w:rPr>
        <w:t>天以上没发放，乙方有权停工，一切损失甲方负责。</w:t>
      </w:r>
      <w:r>
        <w:rPr>
          <w:rFonts w:hint="eastAsia"/>
          <w:sz w:val="24"/>
        </w:rPr>
        <w:t>乙方唯一收款账户信息如下：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收款单位：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银行账号：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开</w:t>
      </w:r>
      <w:r>
        <w:rPr>
          <w:sz w:val="24"/>
        </w:rPr>
        <w:t xml:space="preserve"> </w:t>
      </w:r>
      <w:r>
        <w:rPr>
          <w:rFonts w:hint="eastAsia"/>
          <w:sz w:val="24"/>
        </w:rPr>
        <w:t>户</w:t>
      </w:r>
      <w:r>
        <w:rPr>
          <w:sz w:val="24"/>
        </w:rPr>
        <w:t xml:space="preserve"> </w:t>
      </w:r>
      <w:r>
        <w:rPr>
          <w:rFonts w:hint="eastAsia"/>
          <w:sz w:val="24"/>
        </w:rPr>
        <w:t>行：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银行行号</w:t>
      </w:r>
      <w:r>
        <w:rPr>
          <w:sz w:val="24"/>
        </w:rPr>
        <w:t>: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del w:id="11" w:author="三叶草" w:date="2023-04-27T21:50:23Z">
        <w:r>
          <w:rPr>
            <w:rFonts w:hint="eastAsia" w:ascii="新宋体" w:hAnsi="新宋体" w:eastAsia="新宋体" w:cs="新宋体"/>
            <w:b/>
            <w:sz w:val="24"/>
          </w:rPr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-85725</wp:posOffset>
              </wp:positionH>
              <wp:positionV relativeFrom="paragraph">
                <wp:posOffset>355600</wp:posOffset>
              </wp:positionV>
              <wp:extent cx="6297930" cy="4994910"/>
              <wp:effectExtent l="0" t="0" r="7620" b="15240"/>
              <wp:wrapNone/>
              <wp:docPr id="5" name="图片 8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图片 8" descr="2 副本"/>
                      <pic:cNvPicPr>
                        <a:picLocks noChangeAspect="1"/>
                      </pic:cNvPicPr>
                    </pic:nvPicPr>
                    <pic:blipFill>
                      <a:blip r:embed="rId8">
                        <a:lum bright="1999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4994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ascii="新宋体" w:hAnsi="新宋体" w:eastAsia="新宋体" w:cs="新宋体"/>
          <w:sz w:val="24"/>
        </w:rPr>
        <w:t>3</w:t>
      </w:r>
      <w:r>
        <w:rPr>
          <w:rFonts w:hint="eastAsia" w:ascii="新宋体" w:hAnsi="新宋体" w:eastAsia="新宋体" w:cs="新宋体"/>
          <w:sz w:val="24"/>
        </w:rPr>
        <w:t>、双方约定乙方实行不定时工作制的，因工作需要延长工作时间的，不支付延长工作时间的工资报酬，该报酬已经包含在劳务报酬中。因乙方需要休息或者其它原因需要离开工地，乙方必须自行安排有证操作人员上岗，该人员由乙方支付工资报酬（此工资报酬已包括在以上劳务报酬中）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  <w:u w:val="single"/>
        </w:rPr>
      </w:pPr>
      <w:r>
        <w:rPr>
          <w:rFonts w:ascii="新宋体" w:hAnsi="新宋体" w:eastAsia="新宋体" w:cs="新宋体"/>
          <w:sz w:val="24"/>
        </w:rPr>
        <w:t>4</w:t>
      </w:r>
      <w:r>
        <w:rPr>
          <w:rFonts w:hint="eastAsia" w:ascii="新宋体" w:hAnsi="新宋体" w:eastAsia="新宋体" w:cs="新宋体"/>
          <w:sz w:val="24"/>
        </w:rPr>
        <w:t>、非甲方原因中途离职，乙方未能履行合同的，甲方保留对乙方索赔的权益。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5</w:t>
      </w:r>
      <w:r>
        <w:rPr>
          <w:rFonts w:hint="eastAsia" w:ascii="新宋体" w:hAnsi="新宋体" w:eastAsia="新宋体" w:cs="新宋体"/>
          <w:sz w:val="24"/>
        </w:rPr>
        <w:t>、由于乙方无作为、渎职、工作疏忽及玩忽职守的，而且造成甲方重大经济损失的，甲方有权终止合同并将不发放任何劳动报酬，并且保留对乙方追索的权利。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6</w:t>
      </w:r>
      <w:r>
        <w:rPr>
          <w:rFonts w:hint="eastAsia" w:ascii="新宋体" w:hAnsi="新宋体" w:eastAsia="新宋体" w:cs="新宋体"/>
          <w:sz w:val="24"/>
        </w:rPr>
        <w:t>、乙方违反甲方规章制度、劳动纪律、技术规范、操作规程，使甲方商誉、经济、财产受到损害、损坏、损失、损毁的，应赔偿甲方损失；甲方还可根据国家规定、单位制度，给予依法处分。</w:t>
      </w:r>
    </w:p>
    <w:p>
      <w:pPr>
        <w:spacing w:line="360" w:lineRule="auto"/>
        <w:ind w:firstLine="457" w:firstLineChars="192"/>
        <w:jc w:val="left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7</w:t>
      </w:r>
      <w:r>
        <w:rPr>
          <w:rFonts w:hint="eastAsia" w:ascii="新宋体" w:hAnsi="新宋体" w:eastAsia="新宋体" w:cs="新宋体"/>
          <w:sz w:val="24"/>
        </w:rPr>
        <w:t>、对乙方执行规章制度、劳动纪律的情况，甲方有权采取检查、调查核实、督促改正、奖励惩罚等管理手段。</w:t>
      </w:r>
    </w:p>
    <w:p>
      <w:pPr>
        <w:spacing w:line="360" w:lineRule="auto"/>
        <w:ind w:firstLine="357" w:firstLineChars="150"/>
        <w:rPr>
          <w:rFonts w:hint="eastAsia"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8</w:t>
      </w:r>
      <w:r>
        <w:rPr>
          <w:rFonts w:hint="eastAsia" w:ascii="新宋体" w:hAnsi="新宋体" w:eastAsia="新宋体" w:cs="新宋体"/>
          <w:sz w:val="24"/>
        </w:rPr>
        <w:t>、因乙方原因导致甲方对外承担侵权或违约责任的，甲方有权向乙方提出追偿由此引起的一切合理损失。</w:t>
      </w:r>
    </w:p>
    <w:p>
      <w:pPr>
        <w:spacing w:line="360" w:lineRule="auto"/>
        <w:ind w:firstLine="357" w:firstLineChars="150"/>
        <w:rPr>
          <w:sz w:val="24"/>
        </w:rPr>
      </w:pPr>
      <w:r>
        <w:rPr>
          <w:rFonts w:hint="eastAsia"/>
          <w:sz w:val="24"/>
        </w:rPr>
        <w:t>9、国家法定节假日的春</w:t>
      </w:r>
      <w:r>
        <w:rPr>
          <w:rFonts w:hint="eastAsia"/>
          <w:color w:val="FF0000"/>
          <w:sz w:val="24"/>
        </w:rPr>
        <w:t>节放假</w:t>
      </w:r>
      <w:r>
        <w:rPr>
          <w:color w:val="FF0000"/>
          <w:sz w:val="24"/>
          <w:u w:val="single"/>
        </w:rPr>
        <w:t xml:space="preserve"> 15</w:t>
      </w:r>
      <w:r>
        <w:rPr>
          <w:rFonts w:hint="eastAsia"/>
          <w:color w:val="FF0000"/>
          <w:sz w:val="24"/>
        </w:rPr>
        <w:t>天，</w:t>
      </w:r>
      <w:r>
        <w:rPr>
          <w:rFonts w:hint="eastAsia"/>
          <w:sz w:val="24"/>
        </w:rPr>
        <w:t>放假期间不计劳务报酬，放假的具体时间按照甲方项目的安排执行，若甲方提前和延后使用机械的，乙方应无条件配合。</w:t>
      </w:r>
    </w:p>
    <w:p>
      <w:pPr>
        <w:spacing w:line="360" w:lineRule="auto"/>
        <w:ind w:firstLine="357" w:firstLineChars="150"/>
        <w:jc w:val="left"/>
        <w:rPr>
          <w:rFonts w:ascii="新宋体" w:hAnsi="新宋体" w:eastAsia="新宋体" w:cs="新宋体"/>
          <w:sz w:val="24"/>
        </w:rPr>
      </w:pPr>
      <w:r>
        <w:rPr>
          <w:rFonts w:hint="eastAsia"/>
          <w:sz w:val="24"/>
        </w:rPr>
        <w:t>10、因不可抗力因素造成停工、停机不计劳务报酬。（如战争、疫情、骚乱、地震、洪灾、台风等……。）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第六条</w:t>
      </w:r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社会保险及其他福利待遇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、甲方为乙方办理现场有关安全保险手续。乙方在施工现场必须保证自身的安全以及安全操作。甲方仅提供住宿铁床架。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2</w:t>
      </w:r>
      <w:r>
        <w:rPr>
          <w:rFonts w:hint="eastAsia" w:ascii="新宋体" w:hAnsi="新宋体" w:eastAsia="新宋体" w:cs="新宋体"/>
          <w:sz w:val="24"/>
        </w:rPr>
        <w:t>、无其他待遇。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第七条</w:t>
      </w:r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劳务保护、劳务条件和职业危害防护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、甲方根据工作岗位的需要，按照国家有关安全、卫生的规定为乙方配备必要的安全防护措施，发放必要的劳动保护用品。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2</w:t>
      </w:r>
      <w:r>
        <w:rPr>
          <w:rFonts w:hint="eastAsia" w:ascii="新宋体" w:hAnsi="新宋体" w:eastAsia="新宋体" w:cs="新宋体"/>
          <w:sz w:val="24"/>
        </w:rPr>
        <w:t>、甲方根据国家有关法律、法规，建立安全工作制度；乙方应当严格遵守甲方的安全制度，严禁违章作业、酒后作业等，防止在工作过程中的事故，减少职业危害。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del w:id="13" w:author="三叶草" w:date="2023-04-27T21:50:25Z">
        <w:r>
          <w:rPr>
            <w:rFonts w:ascii="新宋体" w:hAnsi="新宋体" w:eastAsia="新宋体" w:cs="新宋体"/>
            <w:sz w:val="24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-57150</wp:posOffset>
              </wp:positionH>
              <wp:positionV relativeFrom="paragraph">
                <wp:posOffset>107950</wp:posOffset>
              </wp:positionV>
              <wp:extent cx="6297930" cy="5156835"/>
              <wp:effectExtent l="0" t="0" r="7620" b="5715"/>
              <wp:wrapNone/>
              <wp:docPr id="3" name="图片 4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图片 4" descr="2 副本"/>
                      <pic:cNvPicPr>
                        <a:picLocks noChangeAspect="1"/>
                      </pic:cNvPicPr>
                    </pic:nvPicPr>
                    <pic:blipFill>
                      <a:blip r:embed="rId8">
                        <a:lum bright="1999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1568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hint="eastAsia" w:ascii="新宋体" w:hAnsi="新宋体" w:eastAsia="新宋体" w:cs="新宋体"/>
          <w:b/>
          <w:sz w:val="24"/>
        </w:rPr>
        <w:t>第八条</w:t>
      </w:r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劳务合同的解除、终止和经济补偿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、甲乙双方解除、终止合同应当依照《中华人民共和国合同法》及有关规定执行。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2</w:t>
      </w:r>
      <w:r>
        <w:rPr>
          <w:rFonts w:hint="eastAsia" w:ascii="新宋体" w:hAnsi="新宋体" w:eastAsia="新宋体" w:cs="新宋体"/>
          <w:sz w:val="24"/>
        </w:rPr>
        <w:t>、甲方应当在解除或者终止本合同时，由乙方出具申请，经甲方同意后，在十五个工作日内为乙方办理证件的转移手续。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3</w:t>
      </w:r>
      <w:r>
        <w:rPr>
          <w:rFonts w:hint="eastAsia" w:ascii="新宋体" w:hAnsi="新宋体" w:eastAsia="新宋体" w:cs="新宋体"/>
          <w:sz w:val="24"/>
        </w:rPr>
        <w:t>、乙方应当按照双方约定，办理工作交接。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4</w:t>
      </w:r>
      <w:r>
        <w:rPr>
          <w:rFonts w:hint="eastAsia" w:ascii="新宋体" w:hAnsi="新宋体" w:eastAsia="新宋体" w:cs="新宋体"/>
          <w:sz w:val="24"/>
        </w:rPr>
        <w:t>、乙方解除劳务合同，应提前</w:t>
      </w:r>
      <w:r>
        <w:rPr>
          <w:rFonts w:ascii="新宋体" w:hAnsi="新宋体" w:eastAsia="新宋体" w:cs="新宋体"/>
          <w:sz w:val="24"/>
        </w:rPr>
        <w:t>30</w:t>
      </w:r>
      <w:r>
        <w:rPr>
          <w:rFonts w:hint="eastAsia" w:ascii="新宋体" w:hAnsi="新宋体" w:eastAsia="新宋体" w:cs="新宋体"/>
          <w:sz w:val="24"/>
        </w:rPr>
        <w:t>日以书面形式通知甲方，且不得离岗，以便甲方有时间重新招聘，接续乙方原来的工作。乙方违反本项约定，应承担赔偿责任。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5</w:t>
      </w:r>
      <w:r>
        <w:rPr>
          <w:rFonts w:hint="eastAsia" w:ascii="新宋体" w:hAnsi="新宋体" w:eastAsia="新宋体" w:cs="新宋体"/>
          <w:sz w:val="24"/>
        </w:rPr>
        <w:t>、有下列情形之一的，</w:t>
      </w:r>
      <w:r>
        <w:rPr>
          <w:rFonts w:hint="eastAsia" w:ascii="新宋体" w:hAnsi="新宋体" w:eastAsia="新宋体" w:cs="新宋体"/>
          <w:sz w:val="24"/>
          <w:lang w:eastAsia="zh-CN"/>
        </w:rPr>
        <w:t>本</w:t>
      </w:r>
      <w:r>
        <w:rPr>
          <w:rFonts w:hint="eastAsia" w:ascii="新宋体" w:hAnsi="新宋体" w:eastAsia="新宋体" w:cs="新宋体"/>
          <w:sz w:val="24"/>
        </w:rPr>
        <w:t>合同终止：</w:t>
      </w:r>
      <w:r>
        <w:rPr>
          <w:rFonts w:ascii="新宋体" w:hAnsi="新宋体" w:eastAsia="新宋体" w:cs="新宋体"/>
          <w:sz w:val="24"/>
        </w:rPr>
        <w:t xml:space="preserve"> 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5.1</w:t>
      </w:r>
      <w:r>
        <w:rPr>
          <w:rFonts w:hint="eastAsia" w:ascii="新宋体" w:hAnsi="新宋体" w:eastAsia="新宋体" w:cs="新宋体"/>
          <w:sz w:val="24"/>
        </w:rPr>
        <w:t>、合同期满的；</w:t>
      </w:r>
    </w:p>
    <w:p>
      <w:pPr>
        <w:spacing w:line="360" w:lineRule="auto"/>
        <w:ind w:firstLine="357" w:firstLineChars="150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 xml:space="preserve"> </w:t>
      </w:r>
      <w:r>
        <w:rPr>
          <w:rFonts w:hint="eastAsia" w:ascii="新宋体" w:hAnsi="新宋体" w:eastAsia="新宋体" w:cs="新宋体"/>
          <w:sz w:val="24"/>
        </w:rPr>
        <w:t>5.2、甲方与建设方提前解除合同的；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6</w:t>
      </w:r>
      <w:r>
        <w:rPr>
          <w:rFonts w:hint="eastAsia" w:ascii="新宋体" w:hAnsi="新宋体" w:eastAsia="新宋体" w:cs="新宋体"/>
          <w:sz w:val="24"/>
        </w:rPr>
        <w:t>、甲乙双方解除或终止合同后，甲方不支付乙方经济补偿。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7</w:t>
      </w:r>
      <w:r>
        <w:rPr>
          <w:rFonts w:hint="eastAsia" w:ascii="新宋体" w:hAnsi="新宋体" w:eastAsia="新宋体" w:cs="新宋体"/>
          <w:sz w:val="24"/>
        </w:rPr>
        <w:t>、乙方有下列情形之一的，甲方可以解除劳务合同：</w:t>
      </w:r>
      <w:r>
        <w:rPr>
          <w:rFonts w:ascii="新宋体" w:hAnsi="新宋体" w:eastAsia="新宋体" w:cs="新宋体"/>
          <w:sz w:val="24"/>
        </w:rPr>
        <w:t xml:space="preserve"> 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7.1</w:t>
      </w:r>
      <w:r>
        <w:rPr>
          <w:rFonts w:hint="eastAsia" w:ascii="新宋体" w:hAnsi="新宋体" w:eastAsia="新宋体" w:cs="新宋体"/>
          <w:sz w:val="24"/>
        </w:rPr>
        <w:t>、严重违反甲方的规章制度的；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7.2、严重失职，营私舞弊，给甲方造成重大损害的；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7.3、乙方同时与其他用人单位建立</w:t>
      </w:r>
      <w:r>
        <w:rPr>
          <w:rFonts w:hint="eastAsia" w:ascii="新宋体" w:hAnsi="新宋体" w:eastAsia="新宋体" w:cs="新宋体"/>
          <w:sz w:val="24"/>
          <w:lang w:eastAsia="zh-CN"/>
        </w:rPr>
        <w:t>合同</w:t>
      </w:r>
      <w:r>
        <w:rPr>
          <w:rFonts w:hint="eastAsia" w:ascii="新宋体" w:hAnsi="新宋体" w:eastAsia="新宋体" w:cs="新宋体"/>
          <w:sz w:val="24"/>
        </w:rPr>
        <w:t>关系，对完成本单位的工作任务造成严重影响，或者经甲方提出，拒不改正的；</w:t>
      </w:r>
      <w:r>
        <w:rPr>
          <w:rFonts w:ascii="新宋体" w:hAnsi="新宋体" w:eastAsia="新宋体" w:cs="新宋体"/>
          <w:sz w:val="24"/>
        </w:rPr>
        <w:t xml:space="preserve"> </w:t>
      </w:r>
    </w:p>
    <w:p>
      <w:pPr>
        <w:spacing w:line="360" w:lineRule="auto"/>
        <w:ind w:left="399" w:left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第九条</w:t>
      </w:r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争议处理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hint="eastAsia" w:ascii="新宋体" w:hAnsi="新宋体" w:eastAsia="新宋体" w:cs="新宋体"/>
          <w:sz w:val="24"/>
        </w:rPr>
        <w:t>合同双方因履行本合同发生争议，当事人可以向</w:t>
      </w:r>
      <w:r>
        <w:rPr>
          <w:rFonts w:hint="eastAsia" w:ascii="新宋体" w:hAnsi="新宋体" w:eastAsia="新宋体" w:cs="新宋体"/>
          <w:sz w:val="24"/>
          <w:lang w:val="en-US" w:eastAsia="zh-CN"/>
        </w:rPr>
        <w:t>甲方所在地</w:t>
      </w:r>
      <w:r>
        <w:rPr>
          <w:rFonts w:hint="eastAsia" w:ascii="新宋体" w:hAnsi="新宋体" w:eastAsia="新宋体" w:cs="新宋体"/>
          <w:sz w:val="24"/>
        </w:rPr>
        <w:t>人民法院提起诉讼。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第十条</w:t>
      </w:r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其他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1</w:t>
      </w:r>
      <w:r>
        <w:rPr>
          <w:rFonts w:hint="eastAsia" w:ascii="新宋体" w:hAnsi="新宋体" w:eastAsia="新宋体" w:cs="新宋体"/>
          <w:sz w:val="24"/>
        </w:rPr>
        <w:t>、本合同一式六份，甲方执四份，乙方执二份。本合同未尽事宜协商解决。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>2</w:t>
      </w:r>
      <w:r>
        <w:rPr>
          <w:rFonts w:hint="eastAsia" w:ascii="新宋体" w:hAnsi="新宋体" w:eastAsia="新宋体" w:cs="新宋体"/>
          <w:sz w:val="24"/>
        </w:rPr>
        <w:t>、本合同自甲乙双方签字盖章之日起生效，涂改无效。</w:t>
      </w:r>
    </w:p>
    <w:p>
      <w:pPr>
        <w:spacing w:line="360" w:lineRule="auto"/>
        <w:ind w:firstLine="457" w:firstLineChars="192"/>
        <w:rPr>
          <w:rFonts w:ascii="新宋体" w:hAnsi="新宋体" w:eastAsia="新宋体" w:cs="新宋体"/>
          <w:sz w:val="24"/>
        </w:rPr>
      </w:pPr>
      <w:r>
        <w:rPr>
          <w:rFonts w:ascii="新宋体" w:hAnsi="新宋体" w:eastAsia="新宋体" w:cs="新宋体"/>
          <w:sz w:val="24"/>
        </w:rPr>
        <w:t xml:space="preserve"> </w:t>
      </w:r>
    </w:p>
    <w:p>
      <w:pPr>
        <w:spacing w:line="360" w:lineRule="auto"/>
        <w:rPr>
          <w:rFonts w:ascii="新宋体" w:hAnsi="新宋体" w:eastAsia="新宋体" w:cs="新宋体"/>
          <w:b/>
          <w:sz w:val="24"/>
        </w:rPr>
      </w:pPr>
      <w:del w:id="15" w:author="三叶草" w:date="2023-04-27T21:50:26Z">
        <w:r>
          <w:rPr>
            <w:rFonts w:hint="eastAsia" w:ascii="新宋体" w:hAnsi="新宋体" w:eastAsia="新宋体" w:cs="新宋体"/>
            <w:b/>
            <w:sz w:val="24"/>
          </w:rPr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-295275</wp:posOffset>
              </wp:positionH>
              <wp:positionV relativeFrom="paragraph">
                <wp:posOffset>73660</wp:posOffset>
              </wp:positionV>
              <wp:extent cx="6297930" cy="4994910"/>
              <wp:effectExtent l="0" t="0" r="7620" b="15240"/>
              <wp:wrapNone/>
              <wp:docPr id="4" name="图片 7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7" descr="2 副本"/>
                      <pic:cNvPicPr>
                        <a:picLocks noChangeAspect="1"/>
                      </pic:cNvPicPr>
                    </pic:nvPicPr>
                    <pic:blipFill>
                      <a:blip r:embed="rId8">
                        <a:lum bright="1999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4994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ascii="新宋体" w:hAnsi="新宋体" w:eastAsia="新宋体" w:cs="新宋体"/>
          <w:b/>
          <w:sz w:val="24"/>
        </w:rPr>
        <w:t xml:space="preserve">  </w:t>
      </w:r>
      <w:r>
        <w:rPr>
          <w:rFonts w:hint="eastAsia" w:ascii="新宋体" w:hAnsi="新宋体" w:eastAsia="新宋体" w:cs="新宋体"/>
          <w:b/>
          <w:sz w:val="24"/>
        </w:rPr>
        <w:t>甲方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（盖章）：天祥建设集团股份有限公司</w:t>
      </w:r>
      <w:r>
        <w:rPr>
          <w:rFonts w:ascii="新宋体" w:hAnsi="新宋体" w:eastAsia="新宋体" w:cs="新宋体"/>
          <w:b/>
          <w:sz w:val="24"/>
        </w:rPr>
        <w:t xml:space="preserve">   </w:t>
      </w:r>
      <w:r>
        <w:rPr>
          <w:rFonts w:hint="eastAsia" w:ascii="新宋体" w:hAnsi="新宋体" w:eastAsia="新宋体" w:cs="新宋体"/>
          <w:b/>
          <w:sz w:val="24"/>
        </w:rPr>
        <w:t xml:space="preserve">  乙方（盖章）：</w:t>
      </w:r>
    </w:p>
    <w:p>
      <w:pPr>
        <w:spacing w:line="360" w:lineRule="auto"/>
        <w:ind w:firstLine="238" w:firstLineChars="100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 xml:space="preserve">委托代理人：       </w:t>
      </w:r>
      <w:r>
        <w:rPr>
          <w:rFonts w:ascii="新宋体" w:hAnsi="新宋体" w:eastAsia="新宋体" w:cs="新宋体"/>
          <w:b/>
          <w:sz w:val="24"/>
        </w:rPr>
        <w:t xml:space="preserve">                      </w:t>
      </w:r>
      <w:r>
        <w:rPr>
          <w:rFonts w:hint="eastAsia" w:ascii="新宋体" w:hAnsi="新宋体" w:eastAsia="新宋体" w:cs="新宋体"/>
          <w:b/>
          <w:sz w:val="24"/>
        </w:rPr>
        <w:t xml:space="preserve">  委托代理人：</w:t>
      </w:r>
    </w:p>
    <w:p>
      <w:pPr>
        <w:spacing w:line="360" w:lineRule="auto"/>
        <w:ind w:firstLine="238" w:firstLineChars="100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联系电话：</w:t>
      </w:r>
      <w:r>
        <w:rPr>
          <w:rFonts w:ascii="新宋体" w:hAnsi="新宋体" w:eastAsia="新宋体" w:cs="新宋体"/>
          <w:b/>
          <w:sz w:val="24"/>
        </w:rPr>
        <w:t xml:space="preserve">                           </w:t>
      </w:r>
      <w:r>
        <w:rPr>
          <w:rFonts w:hint="eastAsia" w:ascii="新宋体" w:hAnsi="新宋体" w:eastAsia="新宋体" w:cs="新宋体"/>
          <w:b/>
          <w:sz w:val="24"/>
        </w:rPr>
        <w:t xml:space="preserve">     </w:t>
      </w:r>
      <w:r>
        <w:rPr>
          <w:rFonts w:ascii="新宋体" w:hAnsi="新宋体" w:eastAsia="新宋体" w:cs="新宋体"/>
          <w:b/>
          <w:sz w:val="24"/>
        </w:rPr>
        <w:t xml:space="preserve"> </w:t>
      </w:r>
      <w:r>
        <w:rPr>
          <w:rFonts w:hint="eastAsia" w:ascii="新宋体" w:hAnsi="新宋体" w:eastAsia="新宋体" w:cs="新宋体"/>
          <w:b/>
          <w:sz w:val="24"/>
        </w:rPr>
        <w:t>联系电话：</w:t>
      </w:r>
    </w:p>
    <w:p>
      <w:pPr>
        <w:spacing w:line="360" w:lineRule="auto"/>
        <w:ind w:firstLine="238" w:firstLineChars="100"/>
        <w:rPr>
          <w:rFonts w:ascii="新宋体" w:hAnsi="新宋体" w:eastAsia="新宋体" w:cs="新宋体"/>
          <w:b/>
          <w:sz w:val="24"/>
        </w:rPr>
      </w:pPr>
      <w:r>
        <w:rPr>
          <w:rFonts w:hint="eastAsia" w:ascii="新宋体" w:hAnsi="新宋体" w:eastAsia="新宋体" w:cs="新宋体"/>
          <w:b/>
          <w:sz w:val="24"/>
        </w:rPr>
        <w:t>签订日期：                                 签订日期：</w:t>
      </w:r>
    </w:p>
    <w:p>
      <w:pPr>
        <w:wordWrap w:val="0"/>
        <w:spacing w:line="360" w:lineRule="auto"/>
        <w:jc w:val="right"/>
        <w:rPr>
          <w:sz w:val="24"/>
        </w:rPr>
      </w:pPr>
    </w:p>
    <w:p>
      <w:pPr>
        <w:wordWrap w:val="0"/>
        <w:spacing w:line="360" w:lineRule="auto"/>
        <w:ind w:firstLine="1190" w:firstLineChars="500"/>
      </w:pPr>
      <w:r>
        <w:rPr>
          <w:sz w:val="24"/>
        </w:rPr>
        <w:t xml:space="preserve">           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816" w:right="856" w:bottom="816" w:left="856" w:header="227" w:footer="170" w:gutter="0"/>
      <w:cols w:space="720" w:num="1"/>
      <w:docGrid w:type="linesAndChars" w:linePitch="430" w:charSpace="-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color w:val="999999"/>
      </w:rPr>
    </w:pPr>
    <w:r>
      <w:rPr>
        <w:color w:val="999999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91440</wp:posOffset>
              </wp:positionV>
              <wp:extent cx="6057900" cy="0"/>
              <wp:effectExtent l="0" t="0" r="0" b="0"/>
              <wp:wrapNone/>
              <wp:docPr id="7" name="直线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80808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6" o:spid="_x0000_s1026" o:spt="20" style="position:absolute;left:0pt;margin-left:0pt;margin-top:7.2pt;height:0pt;width:477pt;z-index:251661312;mso-width-relative:page;mso-height-relative:page;" filled="f" stroked="t" coordsize="21600,21600" o:gfxdata="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/nqtNQA&#10;AAAGAQAADwAAAAAAAAABACAAAAAiAAAAZHJzL2Rvd25yZXYueG1sUEsBAhQAFAAAAAgAh07iQOn5&#10;pl3qAQAA2wMAAA4AAAAAAAAAAQAgAAAAIwEAAGRycy9lMm9Eb2MueG1sUEsFBgAAAAAGAAYAWQEA&#10;AH8FAAAAAA==&#10;">
              <v:fill on="f" focussize="0,0"/>
              <v:stroke color="#808080" joinstyle="round"/>
              <v:imagedata o:title=""/>
              <o:lock v:ext="edit" aspectratio="f"/>
            </v:line>
          </w:pict>
        </mc:Fallback>
      </mc:AlternateContent>
    </w:r>
  </w:p>
  <w:p>
    <w:pPr>
      <w:pStyle w:val="2"/>
      <w:rPr>
        <w:rFonts w:ascii="黑体" w:hAnsi="宋体" w:eastAsia="黑体"/>
        <w:color w:val="808080"/>
      </w:rPr>
    </w:pPr>
    <w:r>
      <w:rPr>
        <w:rFonts w:hint="eastAsia" w:ascii="黑体" w:hAnsi="宋体" w:eastAsia="黑体"/>
        <w:color w:val="808080"/>
      </w:rPr>
      <w:t>总机：020-85579662  85577462  85570466  传真：85571681</w:t>
    </w:r>
    <w:r>
      <w:rPr>
        <w:rFonts w:hint="eastAsia"/>
        <w:color w:val="808080"/>
      </w:rPr>
      <w:t xml:space="preserve">  网址</w:t>
    </w:r>
    <w:r>
      <w:rPr>
        <w:rFonts w:hint="eastAsia" w:ascii="黑体" w:hAnsi="宋体" w:eastAsia="黑体"/>
        <w:color w:val="808080"/>
      </w:rPr>
      <w:t>：</w:t>
    </w:r>
    <w:r>
      <w:rPr>
        <w:color w:val="808080"/>
      </w:rPr>
      <w:t>http://www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txcg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com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cn</w:t>
    </w:r>
  </w:p>
  <w:p>
    <w:pPr>
      <w:pStyle w:val="2"/>
      <w:rPr>
        <w:rFonts w:ascii="黑体" w:hAnsi="宋体" w:eastAsia="黑体"/>
        <w:color w:val="808080"/>
      </w:rPr>
    </w:pPr>
    <w:r>
      <w:rPr>
        <w:rFonts w:hint="eastAsia"/>
        <w:color w:val="808080"/>
      </w:rPr>
      <w:t>地址</w:t>
    </w:r>
    <w:r>
      <w:rPr>
        <w:rFonts w:hint="eastAsia" w:ascii="黑体" w:hAnsi="宋体" w:eastAsia="黑体"/>
        <w:color w:val="808080"/>
      </w:rPr>
      <w:t>：</w:t>
    </w:r>
    <w:r>
      <w:rPr>
        <w:rFonts w:hint="eastAsia"/>
        <w:color w:val="808080"/>
      </w:rPr>
      <w:t xml:space="preserve">广州市琶洲会展南四路保利世贸中心F幢7楼  邮编：510665    </w:t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del w:id="0" w:author="三叶草" w:date="2023-04-27T21:50:33Z"/>
      </w:rPr>
    </w:pPr>
    <w:del w:id="1" w:author="三叶草" w:date="2023-04-27T21:50:33Z">
      <w:r>
        <w:rPr/>
        <w:drawing>
          <wp:inline distT="0" distB="0" distL="114300" distR="114300">
            <wp:extent cx="1304925" cy="314325"/>
            <wp:effectExtent l="0" t="0" r="9525" b="9525"/>
            <wp:docPr id="8" name="图片 1" descr="天祥建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天祥建设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del>
    <w:del w:id="3" w:author="三叶草" w:date="2023-04-27T21:50:33Z">
      <w:r>
        <w:rPr>
          <w:rFonts w:ascii="黑体" w:eastAsia="黑体"/>
          <w:color w:val="808080"/>
          <w:spacing w:val="40"/>
          <w:kern w:val="1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374015</wp:posOffset>
                </wp:positionV>
                <wp:extent cx="6286500" cy="3810"/>
                <wp:effectExtent l="0" t="0" r="0" b="0"/>
                <wp:wrapNone/>
                <wp:docPr id="6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381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0pt;margin-top:29.45pt;height:0.3pt;width:495pt;z-index:251660288;mso-width-relative:page;mso-height-relative:page;" filled="f" stroked="t" coordsize="21600,21600" o:gfxdata="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ZfV&#10;0NQAAAAGAQAADwAAAAAAAAABACAAAAAiAAAAZHJzL2Rvd25yZXYueG1sUEsBAhQAFAAAAAgAh07i&#10;QAJ9mnXtAQAA3wMAAA4AAAAAAAAAAQAgAAAAIwEAAGRycy9lMm9Eb2MueG1sUEsFBgAAAAAGAAYA&#10;WQEAAIIFAAAAAA==&#10;">
                <v:fill on="f" focussize="0,0"/>
                <v:stroke weight="1pt" color="#808080" joinstyle="round"/>
                <v:imagedata o:title=""/>
                <o:lock v:ext="edit" aspectratio="f"/>
              </v:line>
            </w:pict>
          </mc:Fallback>
        </mc:AlternateContent>
      </w:r>
    </w:del>
    <w:del w:id="5" w:author="三叶草" w:date="2023-04-27T21:50:33Z">
      <w:r>
        <w:rPr>
          <w:rFonts w:hint="eastAsia"/>
        </w:rPr>
        <w:delText xml:space="preserve">                                          </w:delText>
      </w:r>
    </w:del>
    <w:del w:id="6" w:author="三叶草" w:date="2023-04-27T21:50:33Z">
      <w:r>
        <w:rPr>
          <w:rFonts w:hint="eastAsia" w:ascii="黑体" w:eastAsia="黑体"/>
          <w:color w:val="808080"/>
          <w:spacing w:val="40"/>
          <w:kern w:val="10"/>
          <w:sz w:val="24"/>
        </w:rPr>
        <w:delText>天祥建设集团股份有限公司</w:delText>
      </w:r>
    </w:del>
  </w:p>
  <w:p>
    <w:pPr>
      <w:pStyle w:val="3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FC371D"/>
    <w:multiLevelType w:val="singleLevel"/>
    <w:tmpl w:val="52FC371D"/>
    <w:lvl w:ilvl="0" w:tentative="0">
      <w:start w:val="1"/>
      <w:numFmt w:val="chineseCounting"/>
      <w:suff w:val="space"/>
      <w:lvlText w:val="第%1条"/>
      <w:lvlJc w:val="left"/>
      <w:rPr>
        <w:rFonts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三叶草">
    <w15:presenceInfo w15:providerId="WPS Office" w15:userId="41060416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NotTrackMoves/>
  <w:trackRevisions w:val="1"/>
  <w:documentProtection w:enforcement="0"/>
  <w:defaultTabStop w:val="420"/>
  <w:drawingGridHorizontalSpacing w:val="104"/>
  <w:drawingGridVerticalSpacing w:val="215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2YjIyOTNiYWQ5Y2EzZGU4MTI4NmJiYWJhMjBkOTMifQ=="/>
  </w:docVars>
  <w:rsids>
    <w:rsidRoot w:val="006E765F"/>
    <w:rsid w:val="00011A33"/>
    <w:rsid w:val="00093974"/>
    <w:rsid w:val="00112393"/>
    <w:rsid w:val="002077DE"/>
    <w:rsid w:val="0024040F"/>
    <w:rsid w:val="00241FAC"/>
    <w:rsid w:val="00302518"/>
    <w:rsid w:val="003A44AD"/>
    <w:rsid w:val="003A68AA"/>
    <w:rsid w:val="003C5EDF"/>
    <w:rsid w:val="004F34DA"/>
    <w:rsid w:val="005C371F"/>
    <w:rsid w:val="006E765F"/>
    <w:rsid w:val="007527FD"/>
    <w:rsid w:val="007D1ADE"/>
    <w:rsid w:val="008B1EC4"/>
    <w:rsid w:val="00923A91"/>
    <w:rsid w:val="009272E5"/>
    <w:rsid w:val="00960E07"/>
    <w:rsid w:val="009A2FAF"/>
    <w:rsid w:val="009C011C"/>
    <w:rsid w:val="00A640DD"/>
    <w:rsid w:val="00A919CE"/>
    <w:rsid w:val="00AF68F9"/>
    <w:rsid w:val="00B00F26"/>
    <w:rsid w:val="00B14672"/>
    <w:rsid w:val="00C00DD7"/>
    <w:rsid w:val="00C074B9"/>
    <w:rsid w:val="00C74F53"/>
    <w:rsid w:val="00D36BD0"/>
    <w:rsid w:val="00DB1616"/>
    <w:rsid w:val="00F7762E"/>
    <w:rsid w:val="00FC06FE"/>
    <w:rsid w:val="06097A40"/>
    <w:rsid w:val="0CBE40B9"/>
    <w:rsid w:val="2EE70B13"/>
    <w:rsid w:val="36D31463"/>
    <w:rsid w:val="650857C3"/>
    <w:rsid w:val="74BA38E6"/>
    <w:rsid w:val="7801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character" w:customStyle="1" w:styleId="6">
    <w:name w:val="页脚 Char"/>
    <w:basedOn w:val="5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7">
    <w:name w:val="页眉 Char"/>
    <w:basedOn w:val="5"/>
    <w:link w:val="3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2181</Words>
  <Characters>319</Characters>
  <Lines>2</Lines>
  <Paragraphs>4</Paragraphs>
  <TotalTime>22</TotalTime>
  <ScaleCrop>false</ScaleCrop>
  <LinksUpToDate>false</LinksUpToDate>
  <CharactersWithSpaces>2496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yj661238</dc:creator>
  <cp:lastModifiedBy>三叶草</cp:lastModifiedBy>
  <dcterms:modified xsi:type="dcterms:W3CDTF">2023-04-27T13:50:37Z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30A8CD5A7E794C358F58D2A8D11B2102_12</vt:lpwstr>
  </property>
</Properties>
</file>