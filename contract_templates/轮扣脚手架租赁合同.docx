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sz w:val="36"/>
          <w:szCs w:val="36"/>
        </w:rPr>
      </w:pPr>
      <w:r>
        <w:rPr>
          <w:rFonts w:hint="eastAsia"/>
        </w:rPr>
        <w:t xml:space="preserve">                               </w:t>
      </w:r>
      <w:r>
        <w:rPr>
          <w:rFonts w:hint="eastAsia"/>
          <w:sz w:val="36"/>
          <w:szCs w:val="36"/>
        </w:rPr>
        <w:t>轮扣脚手架租赁合同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44"/>
          <w:szCs w:val="44"/>
        </w:rPr>
        <w:t xml:space="preserve">                               </w:t>
      </w:r>
      <w:r>
        <w:rPr>
          <w:rFonts w:hint="eastAsia"/>
          <w:sz w:val="24"/>
          <w:szCs w:val="24"/>
        </w:rPr>
        <w:t xml:space="preserve"> 合同编号：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出租方:                   </w:t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 xml:space="preserve"> (以下简称甲方)</w:t>
      </w:r>
    </w:p>
    <w:p>
      <w:pPr>
        <w:spacing w:line="36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公司地址：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法定代表人：</w:t>
      </w:r>
      <w:r>
        <w:rPr>
          <w:rFonts w:hint="eastAsia"/>
          <w:sz w:val="24"/>
          <w:szCs w:val="24"/>
        </w:rPr>
        <w:t xml:space="preserve">             </w:t>
      </w:r>
    </w:p>
    <w:p>
      <w:pPr>
        <w:spacing w:line="360" w:lineRule="auto"/>
        <w:rPr>
          <w:rFonts w:hint="eastAsia"/>
          <w:sz w:val="24"/>
          <w:szCs w:val="24"/>
        </w:rPr>
      </w:pPr>
      <w:del w:id="7" w:author="三叶草" w:date="2023-04-27T17:10:52Z">
        <w:r>
          <w:rPr>
            <w:rFonts w:hint="eastAsia" w:ascii="宋体" w:hAnsi="宋体" w:eastAsia="宋体" w:cs="宋体"/>
            <w:color w:val="000000"/>
            <w:kern w:val="0"/>
            <w:sz w:val="24"/>
            <w:szCs w:val="24"/>
          </w:rPr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-331470</wp:posOffset>
              </wp:positionH>
              <wp:positionV relativeFrom="paragraph">
                <wp:posOffset>275590</wp:posOffset>
              </wp:positionV>
              <wp:extent cx="5762625" cy="4819650"/>
              <wp:effectExtent l="19050" t="0" r="9525" b="0"/>
              <wp:wrapNone/>
              <wp:docPr id="5" name="图片 4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图片 4" descr="2 副本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lum bright="2000"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2625" cy="48196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del>
      <w:r>
        <w:rPr>
          <w:rFonts w:hint="eastAsia"/>
          <w:sz w:val="24"/>
          <w:szCs w:val="24"/>
        </w:rPr>
        <w:t xml:space="preserve">承租方:   </w:t>
      </w:r>
      <w:r>
        <w:rPr>
          <w:rFonts w:hint="eastAsia"/>
          <w:sz w:val="24"/>
          <w:szCs w:val="24"/>
          <w:lang w:val="en-US" w:eastAsia="zh-CN"/>
        </w:rPr>
        <w:t xml:space="preserve">天祥建设集团股份有限公司     </w:t>
      </w:r>
      <w:r>
        <w:rPr>
          <w:rFonts w:hint="eastAsia"/>
          <w:sz w:val="24"/>
          <w:szCs w:val="24"/>
        </w:rPr>
        <w:t xml:space="preserve">  (以下简称乙方)</w:t>
      </w:r>
    </w:p>
    <w:p>
      <w:pPr>
        <w:spacing w:line="36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公司地址：</w:t>
      </w:r>
    </w:p>
    <w:p>
      <w:pPr>
        <w:spacing w:line="36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法定代表人：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就乙方</w:t>
      </w:r>
      <w:r>
        <w:rPr>
          <w:sz w:val="24"/>
          <w:szCs w:val="24"/>
        </w:rPr>
        <w:t xml:space="preserve"> </w:t>
      </w:r>
      <w:r>
        <w:rPr>
          <w:rFonts w:ascii="宋体" w:hAnsi="宋体"/>
          <w:bCs/>
          <w:sz w:val="24"/>
          <w:szCs w:val="24"/>
          <w:u w:val="single"/>
        </w:rPr>
        <w:t xml:space="preserve">         </w:t>
      </w:r>
      <w:r>
        <w:rPr>
          <w:rFonts w:ascii="宋体" w:hAnsi="宋体"/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</w:rPr>
        <w:t>项目工程施工需要，根据《中华人民共和国合同法》，甲乙双方基于平等、自愿原则，经友好协商，</w:t>
      </w:r>
      <w:r>
        <w:rPr>
          <w:rFonts w:hint="eastAsia" w:ascii="宋体" w:hAnsi="宋体"/>
          <w:sz w:val="24"/>
          <w:szCs w:val="24"/>
        </w:rPr>
        <w:t>签定本租赁合同，</w:t>
      </w:r>
      <w:r>
        <w:rPr>
          <w:rFonts w:hint="eastAsia"/>
          <w:bCs/>
          <w:sz w:val="24"/>
          <w:szCs w:val="24"/>
        </w:rPr>
        <w:t>以资双方共同遵守执行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一、租赁物的名称、数量、价格</w:t>
      </w:r>
    </w:p>
    <w:tbl>
      <w:tblPr>
        <w:tblStyle w:val="5"/>
        <w:tblW w:w="10077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583"/>
        <w:gridCol w:w="1306"/>
        <w:gridCol w:w="900"/>
        <w:gridCol w:w="1500"/>
        <w:gridCol w:w="1218"/>
        <w:gridCol w:w="1595"/>
        <w:gridCol w:w="127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5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租赁物类型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规格型号（mm)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预租数量</w:t>
            </w: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不含税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月租金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元/米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2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税率金额（元/米）</w:t>
            </w:r>
          </w:p>
        </w:tc>
        <w:tc>
          <w:tcPr>
            <w:tcW w:w="15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合计单价（元/米/月）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原材料价格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轮扣立杆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3000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轮扣立杆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2400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轮扣立杆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1800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轮扣立杆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1200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轮扣立杆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900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轮扣立杆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600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轮扣横杆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600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轮扣横杆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900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轮扣横杆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1200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1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  托</w:t>
            </w:r>
          </w:p>
        </w:tc>
        <w:tc>
          <w:tcPr>
            <w:tcW w:w="1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780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0" w:hRule="atLeast"/>
        </w:trPr>
        <w:tc>
          <w:tcPr>
            <w:tcW w:w="228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备    注</w:t>
            </w:r>
          </w:p>
        </w:tc>
        <w:tc>
          <w:tcPr>
            <w:tcW w:w="7794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上表所列租赁物名称、租赁数量以签收送货单为准。租期保底三个月，超过计划租用时间则以实际租期计算租金。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以上价格含13%税金。</w:t>
            </w:r>
          </w:p>
        </w:tc>
      </w:tr>
    </w:tbl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二、质量标准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、甲方应严格保证租赁物的质量标准，用于出租的租赁物厚度应达到或高于当地标准厚度，若因质量问题引起乙方工程事故或其他损失，由甲方承担责任与损失。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2、乙方将租赁物用于工程脚手架搭建的，应严格按照或高于国家规定的密度标准，不得用于高层高度大于</w:t>
      </w:r>
      <w:r>
        <w:rPr>
          <w:rFonts w:ascii="宋体" w:hAnsi="宋体"/>
          <w:sz w:val="24"/>
          <w:szCs w:val="24"/>
        </w:rPr>
        <w:t>6</w:t>
      </w:r>
      <w:r>
        <w:rPr>
          <w:rFonts w:hint="eastAsia" w:ascii="宋体" w:hAnsi="宋体"/>
          <w:sz w:val="24"/>
          <w:szCs w:val="24"/>
        </w:rPr>
        <w:t>米，跨度大于</w:t>
      </w:r>
      <w:r>
        <w:rPr>
          <w:rFonts w:ascii="宋体" w:hAnsi="宋体"/>
          <w:sz w:val="24"/>
          <w:szCs w:val="24"/>
        </w:rPr>
        <w:t>15</w:t>
      </w:r>
      <w:r>
        <w:rPr>
          <w:rFonts w:hint="eastAsia" w:ascii="宋体" w:hAnsi="宋体"/>
          <w:sz w:val="24"/>
          <w:szCs w:val="24"/>
        </w:rPr>
        <w:t>米的支模架工程。乙方在租赁物使用中非因甲方租赁物质量问题出现工程事故的，由乙方自行承担一切责任。</w:t>
      </w:r>
    </w:p>
    <w:p>
      <w:pPr>
        <w:spacing w:line="360" w:lineRule="auto"/>
        <w:ind w:firstLine="480" w:firstLineChars="200"/>
        <w:rPr>
          <w:rFonts w:ascii="宋体"/>
          <w:color w:val="000000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3、租赁物进场前甲方必须进行翻新，若不符合当地质监部门要求，损失与责任由甲方承担。</w:t>
      </w: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三、租赁计算方法</w:t>
      </w:r>
    </w:p>
    <w:p>
      <w:pPr>
        <w:spacing w:line="360" w:lineRule="auto"/>
        <w:ind w:firstLine="480" w:firstLineChars="200"/>
        <w:rPr>
          <w:bCs/>
          <w:sz w:val="24"/>
          <w:szCs w:val="24"/>
        </w:rPr>
      </w:pPr>
      <w:r>
        <w:rPr>
          <w:bCs/>
          <w:sz w:val="24"/>
          <w:szCs w:val="24"/>
        </w:rPr>
        <w:t>1</w:t>
      </w:r>
      <w:r>
        <w:rPr>
          <w:rFonts w:hint="eastAsia"/>
          <w:bCs/>
          <w:sz w:val="24"/>
          <w:szCs w:val="24"/>
        </w:rPr>
        <w:t>、按双方确认单实际租用时间计算，每批物资第一个月与最后一个月如实际使用不足月，当月租金按照自然天数计算。</w:t>
      </w:r>
    </w:p>
    <w:p>
      <w:pPr>
        <w:spacing w:line="36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2</w:t>
      </w:r>
      <w:r>
        <w:rPr>
          <w:rFonts w:hint="eastAsia"/>
          <w:bCs/>
          <w:sz w:val="24"/>
          <w:szCs w:val="24"/>
        </w:rPr>
        <w:t>、每批材料运至乙方工地之日即为该批材料的起租日</w:t>
      </w:r>
      <w:r>
        <w:rPr>
          <w:bCs/>
          <w:sz w:val="24"/>
          <w:szCs w:val="24"/>
        </w:rPr>
        <w:t>,</w:t>
      </w:r>
      <w:r>
        <w:rPr>
          <w:rFonts w:hint="eastAsia"/>
          <w:bCs/>
          <w:sz w:val="24"/>
          <w:szCs w:val="24"/>
        </w:rPr>
        <w:t>退货日不计租金。</w:t>
      </w:r>
    </w:p>
    <w:p>
      <w:pPr>
        <w:spacing w:line="360" w:lineRule="auto"/>
        <w:rPr>
          <w:sz w:val="24"/>
        </w:rPr>
      </w:pPr>
      <w:del w:id="9" w:author="三叶草" w:date="2023-04-27T17:10:54Z">
        <w:r>
          <w:rPr>
            <w:rFonts w:hint="eastAsia"/>
            <w:sz w:val="24"/>
          </w:rPr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20955</wp:posOffset>
              </wp:positionH>
              <wp:positionV relativeFrom="paragraph">
                <wp:posOffset>68580</wp:posOffset>
              </wp:positionV>
              <wp:extent cx="5762625" cy="4819650"/>
              <wp:effectExtent l="19050" t="0" r="9525" b="0"/>
              <wp:wrapNone/>
              <wp:docPr id="6" name="图片 5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图片 5" descr="2 副本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lum bright="2000"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2625" cy="48196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del>
      <w:r>
        <w:rPr>
          <w:rFonts w:hint="eastAsia"/>
          <w:sz w:val="24"/>
        </w:rPr>
        <w:t xml:space="preserve">    3、国家法定节假日的春节放假</w:t>
      </w:r>
      <w:r>
        <w:rPr>
          <w:sz w:val="24"/>
          <w:u w:val="single"/>
        </w:rPr>
        <w:t xml:space="preserve"> 15</w:t>
      </w:r>
      <w:r>
        <w:rPr>
          <w:rFonts w:hint="eastAsia"/>
          <w:sz w:val="24"/>
        </w:rPr>
        <w:t>天，放假期间不计租赁物租金。</w:t>
      </w:r>
    </w:p>
    <w:p>
      <w:pPr>
        <w:spacing w:line="360" w:lineRule="auto"/>
        <w:rPr>
          <w:rFonts w:ascii="宋体"/>
          <w:sz w:val="24"/>
          <w:szCs w:val="24"/>
        </w:rPr>
      </w:pPr>
      <w:r>
        <w:rPr>
          <w:rFonts w:hint="eastAsia"/>
          <w:sz w:val="24"/>
        </w:rPr>
        <w:t xml:space="preserve">    4、因不可抗力因素造成停工、租赁物按不计租金费（如战争、骚乱、疫情、地震、洪灾、台风等……）。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四、租金的结算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、甲方租金按项目单独核算，当月租金在次月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号前办理好对账结算，双方签字认可，如乙方三天内未及时签字确认，以甲方出具的租金结算为准。办好结算后第四个月25日前支付第一个月的租金，第五个月2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号前支付第二个月的租金，以此类推（含工程完工脚手架拆除退场后余款的支付）。</w:t>
      </w:r>
    </w:p>
    <w:p>
      <w:pPr>
        <w:numPr>
          <w:ilvl w:val="0"/>
          <w:numId w:val="0"/>
        </w:numPr>
        <w:spacing w:line="360" w:lineRule="auto"/>
        <w:rPr>
          <w:rFonts w:hint="eastAsia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>2</w:t>
      </w:r>
      <w:r>
        <w:rPr>
          <w:rFonts w:hint="eastAsia" w:ascii="宋体" w:hAnsi="宋体"/>
          <w:sz w:val="24"/>
          <w:szCs w:val="24"/>
        </w:rPr>
        <w:t>、甲方收取租金</w:t>
      </w:r>
      <w:r>
        <w:rPr>
          <w:rFonts w:hint="eastAsia" w:ascii="宋体" w:hAnsi="宋体"/>
          <w:sz w:val="24"/>
          <w:szCs w:val="24"/>
          <w:lang w:eastAsia="zh-CN"/>
        </w:rPr>
        <w:t>前</w:t>
      </w:r>
      <w:r>
        <w:rPr>
          <w:rFonts w:hint="eastAsia" w:ascii="宋体" w:hAnsi="宋体"/>
          <w:sz w:val="24"/>
          <w:szCs w:val="24"/>
        </w:rPr>
        <w:t>必须开具有效增值税专用发票给乙方，否则乙方有权延期付款，不承担任何责任</w:t>
      </w:r>
      <w:r>
        <w:rPr>
          <w:rFonts w:hint="eastAsia"/>
          <w:sz w:val="24"/>
          <w:szCs w:val="24"/>
          <w:lang w:val="en-US" w:eastAsia="zh-CN"/>
        </w:rPr>
        <w:t>（开具发票抬头为：天祥建设集团股份有限公司）。</w:t>
      </w:r>
      <w:r>
        <w:rPr>
          <w:rFonts w:hint="eastAsia"/>
          <w:color w:val="auto"/>
          <w:sz w:val="24"/>
          <w:szCs w:val="24"/>
        </w:rPr>
        <w:t>如遇国家税务政策调整，</w:t>
      </w:r>
      <w:r>
        <w:rPr>
          <w:rFonts w:hint="eastAsia"/>
          <w:color w:val="auto"/>
          <w:sz w:val="24"/>
          <w:szCs w:val="24"/>
          <w:lang w:val="en-US" w:eastAsia="zh-CN"/>
        </w:rPr>
        <w:t>甲</w:t>
      </w:r>
      <w:r>
        <w:rPr>
          <w:rFonts w:hint="eastAsia"/>
          <w:color w:val="auto"/>
          <w:sz w:val="24"/>
          <w:szCs w:val="24"/>
        </w:rPr>
        <w:t>方需无条件配合按新政策提供相应发票</w:t>
      </w:r>
      <w:r>
        <w:rPr>
          <w:rFonts w:hint="eastAsia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3、甲</w:t>
      </w:r>
      <w:r>
        <w:rPr>
          <w:rFonts w:hint="eastAsia"/>
          <w:sz w:val="24"/>
          <w:szCs w:val="24"/>
        </w:rPr>
        <w:t>方若提供无效发票致使</w:t>
      </w:r>
      <w:r>
        <w:rPr>
          <w:rFonts w:hint="eastAsia"/>
          <w:sz w:val="24"/>
          <w:szCs w:val="24"/>
          <w:lang w:val="en-US" w:eastAsia="zh-CN"/>
        </w:rPr>
        <w:t>乙</w:t>
      </w:r>
      <w:r>
        <w:rPr>
          <w:rFonts w:hint="eastAsia"/>
          <w:sz w:val="24"/>
          <w:szCs w:val="24"/>
        </w:rPr>
        <w:t>方无法正常抵扣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并</w:t>
      </w:r>
      <w:r>
        <w:rPr>
          <w:rFonts w:hint="eastAsia"/>
          <w:sz w:val="24"/>
          <w:szCs w:val="24"/>
        </w:rPr>
        <w:t>产生损失或被追究责任的，</w:t>
      </w:r>
      <w:r>
        <w:rPr>
          <w:rFonts w:hint="eastAsia"/>
          <w:sz w:val="24"/>
          <w:szCs w:val="24"/>
          <w:lang w:val="en-US" w:eastAsia="zh-CN"/>
        </w:rPr>
        <w:t>乙</w:t>
      </w:r>
      <w:r>
        <w:rPr>
          <w:rFonts w:hint="eastAsia"/>
          <w:sz w:val="24"/>
          <w:szCs w:val="24"/>
        </w:rPr>
        <w:t>方有权追究</w:t>
      </w:r>
      <w:r>
        <w:rPr>
          <w:rFonts w:hint="eastAsia"/>
          <w:sz w:val="24"/>
          <w:szCs w:val="24"/>
          <w:lang w:val="en-US" w:eastAsia="zh-CN"/>
        </w:rPr>
        <w:t>甲</w:t>
      </w:r>
      <w:r>
        <w:rPr>
          <w:rFonts w:hint="eastAsia"/>
          <w:sz w:val="24"/>
          <w:szCs w:val="24"/>
        </w:rPr>
        <w:t>方相关责任并要求赔偿由此造成的损失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含</w:t>
      </w:r>
      <w:r>
        <w:rPr>
          <w:rFonts w:hint="eastAsia" w:ascii="宋体" w:hAnsi="宋体"/>
          <w:sz w:val="24"/>
          <w:szCs w:val="24"/>
        </w:rPr>
        <w:t>起诉的诉讼费、律师费、评估费、鉴定费、财保费等诉讼费用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4、甲</w:t>
      </w:r>
      <w:r>
        <w:rPr>
          <w:rFonts w:hint="eastAsia"/>
          <w:sz w:val="24"/>
          <w:szCs w:val="24"/>
        </w:rPr>
        <w:t>方实际开具的发票税额与合同约定税额不一致时，产生的差额，</w:t>
      </w:r>
      <w:r>
        <w:rPr>
          <w:rFonts w:hint="eastAsia"/>
          <w:sz w:val="24"/>
          <w:szCs w:val="24"/>
          <w:lang w:val="en-US" w:eastAsia="zh-CN"/>
        </w:rPr>
        <w:t>甲</w:t>
      </w:r>
      <w:r>
        <w:rPr>
          <w:rFonts w:hint="eastAsia"/>
          <w:sz w:val="24"/>
          <w:szCs w:val="24"/>
        </w:rPr>
        <w:t>方需</w:t>
      </w:r>
      <w:r>
        <w:rPr>
          <w:rFonts w:hint="eastAsia"/>
          <w:sz w:val="24"/>
          <w:szCs w:val="24"/>
          <w:lang w:val="en-US" w:eastAsia="zh-CN"/>
        </w:rPr>
        <w:t>在</w:t>
      </w:r>
      <w:r>
        <w:rPr>
          <w:rFonts w:hint="eastAsia"/>
          <w:sz w:val="24"/>
          <w:szCs w:val="24"/>
        </w:rPr>
        <w:t>货款中补给</w:t>
      </w:r>
      <w:r>
        <w:rPr>
          <w:rFonts w:hint="eastAsia"/>
          <w:sz w:val="24"/>
          <w:szCs w:val="24"/>
          <w:lang w:val="en-US" w:eastAsia="zh-CN"/>
        </w:rPr>
        <w:t>乙</w:t>
      </w:r>
      <w:r>
        <w:rPr>
          <w:rFonts w:hint="eastAsia"/>
          <w:sz w:val="24"/>
          <w:szCs w:val="24"/>
        </w:rPr>
        <w:t>方，合同中的价格须作出相应调整，若不进行调整，所有的差额有</w:t>
      </w:r>
      <w:r>
        <w:rPr>
          <w:rFonts w:hint="eastAsia"/>
          <w:sz w:val="24"/>
          <w:szCs w:val="24"/>
          <w:lang w:val="en-US" w:eastAsia="zh-CN"/>
        </w:rPr>
        <w:t>甲</w:t>
      </w:r>
      <w:r>
        <w:rPr>
          <w:rFonts w:hint="eastAsia"/>
          <w:sz w:val="24"/>
          <w:szCs w:val="24"/>
        </w:rPr>
        <w:t>方自行承担，</w:t>
      </w:r>
      <w:r>
        <w:rPr>
          <w:rFonts w:hint="eastAsia"/>
          <w:sz w:val="24"/>
          <w:szCs w:val="24"/>
          <w:lang w:val="en-US" w:eastAsia="zh-CN"/>
        </w:rPr>
        <w:t>乙</w:t>
      </w:r>
      <w:r>
        <w:rPr>
          <w:rFonts w:hint="eastAsia"/>
          <w:sz w:val="24"/>
          <w:szCs w:val="24"/>
        </w:rPr>
        <w:t>方不另行支付。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5</w:t>
      </w:r>
      <w:r>
        <w:rPr>
          <w:rFonts w:hint="eastAsia" w:ascii="宋体" w:hAnsi="宋体"/>
          <w:sz w:val="24"/>
          <w:szCs w:val="24"/>
        </w:rPr>
        <w:t>、乙方按合同条款支付租金到甲方指定银行账户，违反本条款约定的付款行为，造成甲方收取租金损失的由乙方承担责任。甲方收款唯一账户信息如下：</w:t>
      </w:r>
    </w:p>
    <w:p>
      <w:pPr>
        <w:spacing w:line="360" w:lineRule="auto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收款单位：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          </w:t>
      </w:r>
      <w:r>
        <w:rPr>
          <w:rFonts w:ascii="宋体" w:hAnsi="宋体"/>
          <w:b/>
          <w:sz w:val="24"/>
          <w:szCs w:val="24"/>
          <w:u w:val="single"/>
        </w:rPr>
        <w:t xml:space="preserve">       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银行账号：</w:t>
      </w:r>
      <w:r>
        <w:rPr>
          <w:rFonts w:ascii="宋体" w:hAnsi="宋体"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sz w:val="24"/>
          <w:szCs w:val="24"/>
          <w:u w:val="single"/>
        </w:rPr>
        <w:t xml:space="preserve">             </w:t>
      </w:r>
      <w:r>
        <w:rPr>
          <w:rFonts w:ascii="宋体" w:hAnsi="宋体"/>
          <w:sz w:val="24"/>
          <w:szCs w:val="24"/>
          <w:u w:val="single"/>
        </w:rPr>
        <w:t xml:space="preserve">        </w:t>
      </w:r>
      <w:r>
        <w:rPr>
          <w:rFonts w:ascii="宋体" w:hAnsi="宋体"/>
          <w:sz w:val="24"/>
          <w:szCs w:val="24"/>
        </w:rPr>
        <w:t xml:space="preserve"> 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开 户 行</w:t>
      </w:r>
      <w:r>
        <w:rPr>
          <w:rFonts w:ascii="宋体" w:hAnsi="宋体"/>
          <w:sz w:val="24"/>
          <w:szCs w:val="24"/>
        </w:rPr>
        <w:t xml:space="preserve">: </w:t>
      </w:r>
      <w:r>
        <w:rPr>
          <w:rFonts w:ascii="宋体" w:hAnsi="宋体"/>
          <w:sz w:val="24"/>
          <w:szCs w:val="24"/>
          <w:u w:val="single"/>
        </w:rPr>
        <w:t xml:space="preserve">       </w:t>
      </w:r>
      <w:r>
        <w:rPr>
          <w:rFonts w:hint="eastAsia" w:ascii="宋体" w:hAnsi="宋体"/>
          <w:sz w:val="24"/>
          <w:szCs w:val="24"/>
          <w:u w:val="single"/>
        </w:rPr>
        <w:t xml:space="preserve">              </w:t>
      </w:r>
      <w:r>
        <w:rPr>
          <w:rFonts w:ascii="宋体" w:hAnsi="宋体"/>
          <w:sz w:val="24"/>
          <w:szCs w:val="24"/>
          <w:u w:val="single"/>
        </w:rPr>
        <w:t xml:space="preserve">   </w:t>
      </w:r>
    </w:p>
    <w:p>
      <w:pPr>
        <w:spacing w:line="360" w:lineRule="auto"/>
        <w:rPr>
          <w:rFonts w:ascii="宋体" w:hAnsi="宋体"/>
          <w:sz w:val="24"/>
          <w:szCs w:val="24"/>
          <w:u w:val="single"/>
        </w:rPr>
      </w:pPr>
      <w:r>
        <w:rPr>
          <w:rFonts w:hint="eastAsia" w:ascii="宋体" w:hAnsi="宋体"/>
          <w:sz w:val="24"/>
          <w:szCs w:val="24"/>
        </w:rPr>
        <w:t>银行行号：</w:t>
      </w:r>
      <w:r>
        <w:rPr>
          <w:rFonts w:hint="eastAsia" w:ascii="宋体" w:hAnsi="宋体"/>
          <w:sz w:val="24"/>
          <w:szCs w:val="24"/>
          <w:u w:val="single"/>
        </w:rPr>
        <w:t xml:space="preserve">                        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五、租赁物的赔偿及维修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    </w:t>
      </w:r>
      <w:r>
        <w:rPr>
          <w:rFonts w:ascii="宋体" w:hAnsi="宋体"/>
          <w:bCs/>
          <w:sz w:val="24"/>
          <w:szCs w:val="24"/>
        </w:rPr>
        <w:t>1</w:t>
      </w:r>
      <w:r>
        <w:rPr>
          <w:rFonts w:hint="eastAsia" w:ascii="宋体" w:hAnsi="宋体"/>
          <w:bCs/>
          <w:sz w:val="24"/>
          <w:szCs w:val="24"/>
        </w:rPr>
        <w:t>、甲方进场按定尺、过磅，以实际使用材料数量为准；退租时，乙方须定尺归还。</w:t>
      </w:r>
    </w:p>
    <w:p>
      <w:pPr>
        <w:spacing w:line="360" w:lineRule="auto"/>
        <w:ind w:firstLine="420"/>
        <w:rPr>
          <w:rFonts w:ascii="宋体" w:hAns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>2</w:t>
      </w:r>
      <w:r>
        <w:rPr>
          <w:rFonts w:hint="eastAsia" w:ascii="宋体" w:hAnsi="宋体"/>
          <w:bCs/>
          <w:sz w:val="24"/>
          <w:szCs w:val="24"/>
        </w:rPr>
        <w:t>、在归还租赁物时，如所归还租赁物发生损坏，则乙方须承担相应补偿责任。租赁物损坏或丢失的无法归还，按市场价</w:t>
      </w:r>
      <w:r>
        <w:rPr>
          <w:rFonts w:hint="eastAsia" w:ascii="宋体" w:hAnsi="宋体"/>
          <w:bCs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Cs/>
          <w:sz w:val="24"/>
          <w:szCs w:val="24"/>
        </w:rPr>
        <w:t>折赔偿给甲方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spacing w:line="360" w:lineRule="auto"/>
        <w:rPr>
          <w:rFonts w:ascii="宋体"/>
          <w:bCs/>
          <w:sz w:val="24"/>
          <w:szCs w:val="24"/>
        </w:rPr>
      </w:pPr>
      <w:r>
        <w:rPr>
          <w:rFonts w:ascii="宋体" w:hAnsi="宋体"/>
          <w:bCs/>
          <w:sz w:val="24"/>
          <w:szCs w:val="24"/>
        </w:rPr>
        <w:t xml:space="preserve">    3</w:t>
      </w:r>
      <w:r>
        <w:rPr>
          <w:rFonts w:hint="eastAsia" w:ascii="宋体" w:hAnsi="宋体"/>
          <w:bCs/>
          <w:sz w:val="24"/>
          <w:szCs w:val="24"/>
        </w:rPr>
        <w:t>、乙方在未付清毁损丢失物赔偿金之前，应继续支付被毁损丢失物的租金至该物有效归还或赔偿日止。</w:t>
      </w:r>
    </w:p>
    <w:p>
      <w:pPr>
        <w:spacing w:line="360" w:lineRule="auto"/>
        <w:ind w:firstLine="420"/>
        <w:rPr>
          <w:rFonts w:ascii="宋体"/>
          <w:bCs/>
          <w:sz w:val="24"/>
          <w:szCs w:val="24"/>
        </w:rPr>
      </w:pPr>
      <w:del w:id="11" w:author="三叶草" w:date="2023-04-27T17:11:03Z">
        <w:r>
          <w:rPr>
            <w:rFonts w:hint="eastAsia" w:ascii="宋体" w:hAnsi="宋体"/>
            <w:sz w:val="24"/>
            <w:szCs w:val="24"/>
          </w:rPr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column">
                <wp:posOffset>210185</wp:posOffset>
              </wp:positionH>
              <wp:positionV relativeFrom="paragraph">
                <wp:posOffset>196850</wp:posOffset>
              </wp:positionV>
              <wp:extent cx="5762625" cy="4819650"/>
              <wp:effectExtent l="19050" t="0" r="9525" b="0"/>
              <wp:wrapNone/>
              <wp:docPr id="7" name="图片 6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图片 6" descr="2 副本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lum bright="2000"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2625" cy="48196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del>
      <w:r>
        <w:rPr>
          <w:rFonts w:ascii="宋体" w:hAnsi="宋体"/>
          <w:bCs/>
          <w:sz w:val="24"/>
          <w:szCs w:val="24"/>
        </w:rPr>
        <w:t>4</w:t>
      </w:r>
      <w:r>
        <w:rPr>
          <w:rFonts w:hint="eastAsia" w:ascii="宋体" w:hAnsi="宋体"/>
          <w:bCs/>
          <w:sz w:val="24"/>
          <w:szCs w:val="24"/>
        </w:rPr>
        <w:t>、《租品损坏维修与报废标准》，维修材料费，辅料费全部由乙方承担。</w:t>
      </w:r>
    </w:p>
    <w:tbl>
      <w:tblPr>
        <w:tblStyle w:val="5"/>
        <w:tblW w:w="1011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2733"/>
        <w:gridCol w:w="2089"/>
        <w:gridCol w:w="36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>
            <w:pPr>
              <w:spacing w:line="360" w:lineRule="auto"/>
              <w:jc w:val="center"/>
              <w:rPr>
                <w:rFonts w:ascii="黑体" w:hAnsi="宋体" w:eastAsia="黑体"/>
                <w:sz w:val="24"/>
                <w:szCs w:val="24"/>
              </w:rPr>
            </w:pPr>
            <w:r>
              <w:rPr>
                <w:rFonts w:hint="eastAsia" w:ascii="黑体" w:hAnsi="宋体" w:eastAsia="黑体"/>
                <w:sz w:val="24"/>
                <w:szCs w:val="24"/>
              </w:rPr>
              <w:t>名称</w:t>
            </w:r>
          </w:p>
        </w:tc>
        <w:tc>
          <w:tcPr>
            <w:tcW w:w="2733" w:type="dxa"/>
          </w:tcPr>
          <w:p>
            <w:pPr>
              <w:spacing w:line="360" w:lineRule="auto"/>
              <w:jc w:val="center"/>
              <w:rPr>
                <w:rFonts w:ascii="黑体" w:hAnsi="宋体" w:eastAsia="黑体"/>
                <w:sz w:val="24"/>
                <w:szCs w:val="24"/>
              </w:rPr>
            </w:pPr>
            <w:r>
              <w:rPr>
                <w:rFonts w:hint="eastAsia" w:ascii="黑体" w:hAnsi="宋体" w:eastAsia="黑体"/>
                <w:sz w:val="24"/>
                <w:szCs w:val="24"/>
              </w:rPr>
              <w:t>一般维修</w:t>
            </w:r>
          </w:p>
        </w:tc>
        <w:tc>
          <w:tcPr>
            <w:tcW w:w="2089" w:type="dxa"/>
          </w:tcPr>
          <w:p>
            <w:pPr>
              <w:spacing w:line="360" w:lineRule="auto"/>
              <w:jc w:val="center"/>
              <w:rPr>
                <w:rFonts w:ascii="黑体" w:hAnsi="宋体" w:eastAsia="黑体"/>
                <w:sz w:val="24"/>
                <w:szCs w:val="24"/>
              </w:rPr>
            </w:pPr>
            <w:r>
              <w:rPr>
                <w:rFonts w:hint="eastAsia" w:ascii="黑体" w:hAnsi="宋体" w:eastAsia="黑体"/>
                <w:sz w:val="24"/>
                <w:szCs w:val="24"/>
              </w:rPr>
              <w:t>大修</w:t>
            </w:r>
          </w:p>
        </w:tc>
        <w:tc>
          <w:tcPr>
            <w:tcW w:w="3633" w:type="dxa"/>
          </w:tcPr>
          <w:p>
            <w:pPr>
              <w:spacing w:line="360" w:lineRule="auto"/>
              <w:jc w:val="center"/>
              <w:rPr>
                <w:rFonts w:ascii="黑体" w:hAnsi="宋体" w:eastAsia="黑体"/>
                <w:sz w:val="24"/>
                <w:szCs w:val="24"/>
              </w:rPr>
            </w:pPr>
            <w:r>
              <w:rPr>
                <w:rFonts w:hint="eastAsia" w:ascii="黑体" w:hAnsi="宋体" w:eastAsia="黑体"/>
                <w:sz w:val="24"/>
                <w:szCs w:val="24"/>
              </w:rPr>
              <w:t>报废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vAlign w:val="center"/>
          </w:tcPr>
          <w:p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轮扣式脚手 架</w:t>
            </w:r>
          </w:p>
        </w:tc>
        <w:tc>
          <w:tcPr>
            <w:tcW w:w="2733" w:type="dxa"/>
            <w:vAlign w:val="center"/>
          </w:tcPr>
          <w:p>
            <w:pPr>
              <w:numPr>
                <w:ilvl w:val="0"/>
                <w:numId w:val="1"/>
              </w:numPr>
              <w:spacing w:line="360" w:lineRule="auto"/>
              <w:ind w:left="357" w:hanging="357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变弯变形十公分以上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357" w:hanging="357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局部凹陷二公分以内</w:t>
            </w:r>
          </w:p>
        </w:tc>
        <w:tc>
          <w:tcPr>
            <w:tcW w:w="2089" w:type="dxa"/>
            <w:vAlign w:val="center"/>
          </w:tcPr>
          <w:p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1.</w:t>
            </w:r>
            <w:r>
              <w:rPr>
                <w:rFonts w:hint="eastAsia" w:ascii="宋体" w:hAnsi="宋体"/>
                <w:sz w:val="24"/>
                <w:szCs w:val="24"/>
              </w:rPr>
              <w:t>轮扣、插头掉落</w:t>
            </w:r>
          </w:p>
        </w:tc>
        <w:tc>
          <w:tcPr>
            <w:tcW w:w="3633" w:type="dxa"/>
            <w:vAlign w:val="center"/>
          </w:tcPr>
          <w:p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1.</w:t>
            </w:r>
            <w:r>
              <w:rPr>
                <w:rFonts w:hint="eastAsia" w:ascii="宋体" w:hAnsi="宋体"/>
                <w:sz w:val="24"/>
                <w:szCs w:val="24"/>
              </w:rPr>
              <w:t>管体扭转</w:t>
            </w:r>
          </w:p>
          <w:p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2.</w:t>
            </w:r>
            <w:r>
              <w:rPr>
                <w:rFonts w:hint="eastAsia" w:ascii="宋体" w:hAnsi="宋体"/>
                <w:sz w:val="24"/>
                <w:szCs w:val="24"/>
              </w:rPr>
              <w:t>弯曲变形</w:t>
            </w:r>
            <w:r>
              <w:rPr>
                <w:rFonts w:ascii="宋体" w:hAnsi="宋体"/>
                <w:sz w:val="24"/>
                <w:szCs w:val="24"/>
              </w:rPr>
              <w:t>45</w:t>
            </w:r>
            <w:r>
              <w:rPr>
                <w:rFonts w:hint="eastAsia" w:ascii="宋体" w:hAnsi="宋体"/>
                <w:sz w:val="24"/>
                <w:szCs w:val="24"/>
              </w:rPr>
              <w:t>°以上</w:t>
            </w:r>
          </w:p>
          <w:p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3.</w:t>
            </w:r>
            <w:r>
              <w:rPr>
                <w:rFonts w:hint="eastAsia" w:ascii="宋体" w:hAnsi="宋体"/>
                <w:sz w:val="24"/>
                <w:szCs w:val="24"/>
              </w:rPr>
              <w:t>局部凹陷二公分以上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1" w:hRule="atLeast"/>
        </w:trPr>
        <w:tc>
          <w:tcPr>
            <w:tcW w:w="1662" w:type="dxa"/>
            <w:vAlign w:val="center"/>
          </w:tcPr>
          <w:p>
            <w:pPr>
              <w:spacing w:line="360" w:lineRule="auto"/>
              <w:ind w:firstLine="720" w:firstLineChars="300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油托</w:t>
            </w:r>
          </w:p>
        </w:tc>
        <w:tc>
          <w:tcPr>
            <w:tcW w:w="2733" w:type="dxa"/>
            <w:vAlign w:val="center"/>
          </w:tcPr>
          <w:p>
            <w:pPr>
              <w:numPr>
                <w:ilvl w:val="0"/>
                <w:numId w:val="2"/>
              </w:numPr>
              <w:spacing w:line="360" w:lineRule="auto"/>
              <w:ind w:left="357" w:hanging="357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油托板变形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357" w:hanging="357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部分牙坏，可旋转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left="357" w:hanging="357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螺杆弯曲一公分以上</w:t>
            </w:r>
          </w:p>
        </w:tc>
        <w:tc>
          <w:tcPr>
            <w:tcW w:w="2089" w:type="dxa"/>
            <w:vAlign w:val="center"/>
          </w:tcPr>
          <w:p>
            <w:pPr>
              <w:numPr>
                <w:ilvl w:val="0"/>
                <w:numId w:val="3"/>
              </w:numPr>
              <w:spacing w:line="360" w:lineRule="auto"/>
              <w:ind w:left="357" w:hanging="357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螺母丢失</w:t>
            </w:r>
          </w:p>
          <w:p>
            <w:pPr>
              <w:numPr>
                <w:ilvl w:val="0"/>
                <w:numId w:val="3"/>
              </w:numPr>
              <w:spacing w:line="360" w:lineRule="auto"/>
              <w:ind w:left="357" w:hanging="357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螺母手柄断开</w:t>
            </w:r>
          </w:p>
        </w:tc>
        <w:tc>
          <w:tcPr>
            <w:tcW w:w="3633" w:type="dxa"/>
            <w:vAlign w:val="center"/>
          </w:tcPr>
          <w:p>
            <w:pPr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螺杆截断或弯曲超过</w:t>
            </w:r>
            <w:r>
              <w:rPr>
                <w:rFonts w:ascii="宋体" w:hAnsi="宋体"/>
                <w:sz w:val="24"/>
                <w:szCs w:val="24"/>
              </w:rPr>
              <w:t>5</w:t>
            </w:r>
            <w:r>
              <w:rPr>
                <w:rFonts w:hint="eastAsia" w:ascii="宋体" w:hAnsi="宋体"/>
                <w:sz w:val="24"/>
                <w:szCs w:val="24"/>
              </w:rPr>
              <w:t>公分</w:t>
            </w:r>
          </w:p>
          <w:p>
            <w:pPr>
              <w:numPr>
                <w:ilvl w:val="0"/>
                <w:numId w:val="4"/>
              </w:numPr>
              <w:spacing w:line="360" w:lineRule="auto"/>
              <w:ind w:left="357" w:hanging="357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螺牙损坏不能旋转</w:t>
            </w:r>
          </w:p>
        </w:tc>
      </w:tr>
    </w:tbl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>5.</w:t>
      </w:r>
      <w:r>
        <w:rPr>
          <w:rFonts w:hint="eastAsia" w:ascii="宋体" w:hAnsi="宋体"/>
          <w:sz w:val="24"/>
          <w:szCs w:val="24"/>
        </w:rPr>
        <w:t>材料赔偿价格：立杆套筒，4</w:t>
      </w:r>
      <w:r>
        <w:rPr>
          <w:rFonts w:ascii="宋体" w:hAnsi="宋体"/>
          <w:sz w:val="24"/>
          <w:szCs w:val="24"/>
        </w:rPr>
        <w:t>.2</w:t>
      </w:r>
      <w:r>
        <w:rPr>
          <w:rFonts w:hint="eastAsia" w:ascii="宋体" w:hAnsi="宋体"/>
          <w:sz w:val="24"/>
          <w:szCs w:val="24"/>
        </w:rPr>
        <w:t>元，轮盘，2</w:t>
      </w:r>
      <w:r>
        <w:rPr>
          <w:rFonts w:ascii="宋体" w:hAnsi="宋体"/>
          <w:sz w:val="24"/>
          <w:szCs w:val="24"/>
        </w:rPr>
        <w:t>.9</w:t>
      </w:r>
      <w:r>
        <w:rPr>
          <w:rFonts w:hint="eastAsia" w:ascii="宋体" w:hAnsi="宋体"/>
          <w:sz w:val="24"/>
          <w:szCs w:val="24"/>
        </w:rPr>
        <w:t>元，插销，2</w:t>
      </w:r>
      <w:r>
        <w:rPr>
          <w:rFonts w:ascii="宋体" w:hAnsi="宋体"/>
          <w:sz w:val="24"/>
          <w:szCs w:val="24"/>
        </w:rPr>
        <w:t>.2</w:t>
      </w:r>
      <w:r>
        <w:rPr>
          <w:rFonts w:hint="eastAsia" w:ascii="宋体" w:hAnsi="宋体"/>
          <w:sz w:val="24"/>
          <w:szCs w:val="24"/>
        </w:rPr>
        <w:t>元，螺母</w:t>
      </w:r>
      <w:r>
        <w:rPr>
          <w:rFonts w:ascii="宋体" w:hAnsi="宋体"/>
          <w:sz w:val="24"/>
          <w:szCs w:val="24"/>
        </w:rPr>
        <w:t>28</w:t>
      </w:r>
      <w:r>
        <w:rPr>
          <w:rFonts w:hint="eastAsia" w:ascii="宋体" w:hAnsi="宋体"/>
          <w:sz w:val="24"/>
          <w:szCs w:val="24"/>
        </w:rPr>
        <w:t>#的1</w:t>
      </w:r>
      <w:r>
        <w:rPr>
          <w:rFonts w:ascii="宋体" w:hAnsi="宋体"/>
          <w:sz w:val="24"/>
          <w:szCs w:val="24"/>
        </w:rPr>
        <w:t>.5</w:t>
      </w:r>
      <w:r>
        <w:rPr>
          <w:rFonts w:hint="eastAsia" w:ascii="宋体" w:hAnsi="宋体"/>
          <w:sz w:val="24"/>
          <w:szCs w:val="24"/>
        </w:rPr>
        <w:t>元，</w:t>
      </w:r>
      <w:r>
        <w:rPr>
          <w:rFonts w:ascii="宋体" w:hAnsi="宋体"/>
          <w:sz w:val="24"/>
          <w:szCs w:val="24"/>
        </w:rPr>
        <w:t>30</w:t>
      </w:r>
      <w:r>
        <w:rPr>
          <w:rFonts w:hint="eastAsia" w:ascii="宋体" w:hAnsi="宋体"/>
          <w:sz w:val="24"/>
          <w:szCs w:val="24"/>
        </w:rPr>
        <w:t>#的2</w:t>
      </w:r>
      <w:r>
        <w:rPr>
          <w:rFonts w:ascii="宋体" w:hAnsi="宋体"/>
          <w:sz w:val="24"/>
          <w:szCs w:val="24"/>
        </w:rPr>
        <w:t>.5</w:t>
      </w:r>
      <w:r>
        <w:rPr>
          <w:rFonts w:hint="eastAsia" w:ascii="宋体" w:hAnsi="宋体"/>
          <w:sz w:val="24"/>
          <w:szCs w:val="24"/>
        </w:rPr>
        <w:t>元，</w:t>
      </w:r>
      <w:r>
        <w:rPr>
          <w:rFonts w:ascii="宋体" w:hAnsi="宋体"/>
          <w:sz w:val="24"/>
          <w:szCs w:val="24"/>
        </w:rPr>
        <w:t>32</w:t>
      </w:r>
      <w:r>
        <w:rPr>
          <w:rFonts w:hint="eastAsia" w:ascii="宋体" w:hAnsi="宋体"/>
          <w:sz w:val="24"/>
          <w:szCs w:val="24"/>
        </w:rPr>
        <w:t>#的2</w:t>
      </w:r>
      <w:r>
        <w:rPr>
          <w:rFonts w:ascii="宋体" w:hAnsi="宋体"/>
          <w:sz w:val="24"/>
          <w:szCs w:val="24"/>
        </w:rPr>
        <w:t>.8</w:t>
      </w:r>
      <w:r>
        <w:rPr>
          <w:rFonts w:hint="eastAsia" w:ascii="宋体" w:hAnsi="宋体"/>
          <w:sz w:val="24"/>
          <w:szCs w:val="24"/>
        </w:rPr>
        <w:t>元。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六、合同的履行</w:t>
      </w:r>
      <w:bookmarkStart w:id="0" w:name="_GoBack"/>
      <w:bookmarkEnd w:id="0"/>
    </w:p>
    <w:p>
      <w:pPr>
        <w:spacing w:line="360" w:lineRule="auto"/>
        <w:ind w:firstLine="420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、租赁物使用交付在乙方项目地，租赁物归还在甲方仓库地。</w:t>
      </w:r>
    </w:p>
    <w:p>
      <w:pPr>
        <w:spacing w:line="360" w:lineRule="auto"/>
        <w:ind w:firstLine="420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</w:t>
      </w:r>
      <w:r>
        <w:rPr>
          <w:rFonts w:hint="eastAsia" w:ascii="宋体" w:hAnsi="宋体"/>
          <w:sz w:val="24"/>
          <w:szCs w:val="24"/>
        </w:rPr>
        <w:t>、乙方到甲方租赁场地拉材料，装车费，运费，过磅费，甲方承担。甲方送至乙方施工现场的租赁物，由乙方负责安排人员及时收货、卸货。如因乙方不及时收、卸货而导致额外费用的产生，则该笔费用由乙方全额自负。</w:t>
      </w:r>
    </w:p>
    <w:p>
      <w:pPr>
        <w:spacing w:line="360" w:lineRule="auto"/>
        <w:ind w:firstLine="420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3</w:t>
      </w:r>
      <w:r>
        <w:rPr>
          <w:rFonts w:hint="eastAsia" w:ascii="宋体" w:hAnsi="宋体"/>
          <w:sz w:val="24"/>
          <w:szCs w:val="24"/>
        </w:rPr>
        <w:t>、租赁物归还时由乙方承担装车费、运输费、过磅费。归还租赁物所产生的其他费用（卸车费，堆码费等）均由甲方承担。乙方送至甲方仓库的租赁物，由甲方负责安排人员及时收货、卸货。如因甲方不及时收、卸货而导致额外费用的产生，则该笔费用由甲方全额自负。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 w:hAnsi="宋体" w:cs="黑体"/>
          <w:b/>
          <w:bCs/>
          <w:sz w:val="24"/>
          <w:szCs w:val="24"/>
          <w:lang w:val="zh-CN"/>
        </w:rPr>
        <w:t>七、双方需要约定的其他事项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、乙方工程名称地址</w:t>
      </w:r>
      <w:r>
        <w:rPr>
          <w:rFonts w:hint="eastAsia" w:ascii="宋体" w:hAnsi="宋体"/>
          <w:sz w:val="24"/>
          <w:szCs w:val="24"/>
          <w:u w:val="single"/>
        </w:rPr>
        <w:t xml:space="preserve">                 </w:t>
      </w:r>
      <w:r>
        <w:rPr>
          <w:rFonts w:hint="eastAsia" w:ascii="宋体" w:hAnsi="宋体"/>
          <w:sz w:val="24"/>
          <w:szCs w:val="24"/>
        </w:rPr>
        <w:t>，收料签收人（姓名、联系电话）</w:t>
      </w:r>
      <w:r>
        <w:rPr>
          <w:rFonts w:ascii="宋体" w:hAnsi="宋体"/>
          <w:sz w:val="24"/>
          <w:szCs w:val="24"/>
          <w:u w:val="single"/>
        </w:rPr>
        <w:t xml:space="preserve">       </w:t>
      </w:r>
      <w:r>
        <w:rPr>
          <w:rFonts w:hint="eastAsia" w:ascii="宋体" w:hAnsi="宋体"/>
          <w:sz w:val="24"/>
          <w:szCs w:val="24"/>
          <w:u w:val="single"/>
        </w:rPr>
        <w:t xml:space="preserve">        </w:t>
      </w:r>
      <w:r>
        <w:rPr>
          <w:rFonts w:ascii="宋体" w:hAnsi="宋体"/>
          <w:sz w:val="24"/>
          <w:szCs w:val="24"/>
          <w:u w:val="single"/>
        </w:rPr>
        <w:t xml:space="preserve">              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>2</w:t>
      </w:r>
      <w:r>
        <w:rPr>
          <w:rFonts w:hint="eastAsia" w:ascii="宋体" w:hAnsi="宋体"/>
          <w:sz w:val="24"/>
          <w:szCs w:val="24"/>
        </w:rPr>
        <w:t>、甲方仓库地址：</w:t>
      </w:r>
      <w:r>
        <w:rPr>
          <w:rFonts w:ascii="宋体" w:hAnsi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ascii="宋体" w:hAnsi="宋体"/>
          <w:sz w:val="24"/>
          <w:szCs w:val="24"/>
          <w:u w:val="single"/>
        </w:rPr>
        <w:t xml:space="preserve">    </w:t>
      </w:r>
      <w:r>
        <w:rPr>
          <w:rFonts w:hint="eastAsia" w:ascii="宋体" w:hAnsi="宋体"/>
          <w:sz w:val="24"/>
          <w:szCs w:val="24"/>
          <w:u w:val="single"/>
        </w:rPr>
        <w:t xml:space="preserve">     </w:t>
      </w:r>
      <w:r>
        <w:rPr>
          <w:rFonts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</w:rPr>
        <w:t>，具体承办人（姓名、联系电话）</w:t>
      </w:r>
      <w:r>
        <w:rPr>
          <w:rFonts w:ascii="宋体" w:hAnsi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ascii="宋体" w:hAnsi="宋体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sz w:val="24"/>
          <w:szCs w:val="24"/>
          <w:u w:val="single"/>
        </w:rPr>
        <w:t xml:space="preserve">         </w:t>
      </w:r>
      <w:r>
        <w:rPr>
          <w:rFonts w:ascii="宋体" w:hAnsi="宋体"/>
          <w:sz w:val="24"/>
          <w:szCs w:val="24"/>
          <w:u w:val="single"/>
        </w:rPr>
        <w:t xml:space="preserve">     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八、违约责任</w:t>
      </w:r>
      <w:r>
        <w:rPr>
          <w:rFonts w:ascii="宋体" w:hAnsi="宋体"/>
          <w:b/>
          <w:sz w:val="24"/>
          <w:szCs w:val="24"/>
        </w:rPr>
        <w:t xml:space="preserve"> </w:t>
      </w:r>
    </w:p>
    <w:p>
      <w:pPr>
        <w:spacing w:line="360" w:lineRule="auto"/>
        <w:ind w:firstLine="42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、乙方提货应提前</w:t>
      </w:r>
      <w:r>
        <w:rPr>
          <w:rFonts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  <w:u w:val="single"/>
        </w:rPr>
        <w:t>2</w:t>
      </w:r>
      <w:r>
        <w:rPr>
          <w:rFonts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</w:rPr>
        <w:t>日书面通知甲方备货，若无乙方事先书面通知的，甲方不因供货不及时而承担相关责任。</w:t>
      </w:r>
    </w:p>
    <w:p>
      <w:pPr>
        <w:spacing w:line="360" w:lineRule="auto"/>
        <w:ind w:firstLine="420"/>
        <w:rPr>
          <w:rFonts w:asci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</w:t>
      </w:r>
      <w:r>
        <w:rPr>
          <w:rFonts w:hint="eastAsia"/>
          <w:sz w:val="24"/>
        </w:rPr>
        <w:t>租赁期间租赁物所有权归属甲方，乙方只拥有租赁物的使用权。</w:t>
      </w:r>
    </w:p>
    <w:p>
      <w:pPr>
        <w:spacing w:line="360" w:lineRule="auto"/>
        <w:ind w:firstLine="420"/>
        <w:rPr>
          <w:rFonts w:asci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3、乙方在未取得甲方书面同意的情况下，不得将甲方的租赁物转租他人、变卖、抵押，若乙方擅自转租的，甲方有权按三倍的租赁价格向乙方收取租金，并追究其违约责任。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九、争议解决方法</w:t>
      </w:r>
    </w:p>
    <w:p>
      <w:pPr>
        <w:spacing w:line="360" w:lineRule="auto"/>
        <w:ind w:firstLine="420"/>
        <w:rPr>
          <w:rFonts w:ascii="宋体"/>
          <w:b/>
          <w:sz w:val="24"/>
          <w:szCs w:val="24"/>
        </w:rPr>
      </w:pPr>
      <w:del w:id="13" w:author="三叶草" w:date="2023-04-27T17:11:05Z">
        <w:r>
          <w:rPr>
            <w:rFonts w:hint="eastAsia" w:ascii="宋体" w:hAnsi="宋体"/>
            <w:b/>
            <w:sz w:val="24"/>
            <w:szCs w:val="24"/>
          </w:rPr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256540</wp:posOffset>
              </wp:positionH>
              <wp:positionV relativeFrom="paragraph">
                <wp:posOffset>301625</wp:posOffset>
              </wp:positionV>
              <wp:extent cx="6127750" cy="5402580"/>
              <wp:effectExtent l="0" t="0" r="6350" b="7620"/>
              <wp:wrapNone/>
              <wp:docPr id="8" name="图片 7" descr="2 副本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图片 7" descr="2 副本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lum bright="2000"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7750" cy="54025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w:r>
      </w:del>
      <w:r>
        <w:rPr>
          <w:rFonts w:hint="eastAsia" w:ascii="宋体" w:hAnsi="宋体"/>
          <w:sz w:val="24"/>
          <w:szCs w:val="24"/>
        </w:rPr>
        <w:t>甲乙双方发生争议的，应先行协商。协商不成的，根据《中华人民共和国合同法》及相关法律法规，可向</w:t>
      </w:r>
      <w:r>
        <w:rPr>
          <w:rFonts w:hint="eastAsia" w:ascii="宋体" w:hAnsi="宋体"/>
          <w:sz w:val="24"/>
          <w:szCs w:val="24"/>
          <w:u w:val="none"/>
          <w:lang w:val="en-US" w:eastAsia="zh-CN"/>
        </w:rPr>
        <w:t>乙方所在地</w:t>
      </w:r>
      <w:r>
        <w:rPr>
          <w:rFonts w:hint="eastAsia" w:ascii="宋体" w:hAnsi="宋体"/>
          <w:sz w:val="24"/>
          <w:szCs w:val="24"/>
        </w:rPr>
        <w:t>人民法院提起诉讼。由此诉讼产生的费用（包括但不限于诉讼费、律师费等）由违约方承担。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十、其他条款</w:t>
      </w:r>
    </w:p>
    <w:p>
      <w:pPr>
        <w:spacing w:line="360" w:lineRule="auto"/>
        <w:rPr>
          <w:rFonts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    </w:t>
      </w:r>
      <w:r>
        <w:rPr>
          <w:rFonts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、本合同签订后，双方必须依照履行，任何一方不得单方随意变更或解除。本合同签订后若因需要必须变更或解除的，经双方协商一致，可另立补充协议。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</w:t>
      </w:r>
      <w:r>
        <w:rPr>
          <w:rFonts w:hint="eastAsia" w:ascii="宋体" w:hAnsi="宋体"/>
          <w:sz w:val="24"/>
          <w:szCs w:val="24"/>
        </w:rPr>
        <w:t>、合同正本一式六份，乙方执四份，甲方执二份。双方签字</w:t>
      </w:r>
      <w:r>
        <w:rPr>
          <w:rFonts w:hint="eastAsia" w:ascii="宋体" w:hAnsi="宋体"/>
          <w:sz w:val="24"/>
          <w:szCs w:val="24"/>
          <w:lang w:eastAsia="zh-CN"/>
        </w:rPr>
        <w:t>并</w:t>
      </w:r>
      <w:r>
        <w:rPr>
          <w:rFonts w:hint="eastAsia" w:ascii="宋体" w:hAnsi="宋体"/>
          <w:sz w:val="24"/>
          <w:szCs w:val="24"/>
        </w:rPr>
        <w:t>盖章之日起生效。</w:t>
      </w:r>
    </w:p>
    <w:p>
      <w:pPr>
        <w:spacing w:line="360" w:lineRule="auto"/>
        <w:ind w:firstLine="480" w:firstLineChars="200"/>
        <w:rPr>
          <w:rFonts w:ascii="宋体"/>
          <w:sz w:val="24"/>
          <w:szCs w:val="24"/>
        </w:rPr>
      </w:pPr>
    </w:p>
    <w:p>
      <w:pPr>
        <w:spacing w:line="360" w:lineRule="auto"/>
        <w:rPr>
          <w:rFonts w:asci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甲方（公章）：</w:t>
      </w:r>
      <w:r>
        <w:rPr>
          <w:rFonts w:ascii="宋体" w:hAnsi="宋体"/>
          <w:sz w:val="24"/>
          <w:szCs w:val="24"/>
        </w:rPr>
        <w:t xml:space="preserve">                            </w:t>
      </w:r>
      <w:r>
        <w:rPr>
          <w:rFonts w:hint="eastAsia" w:ascii="宋体" w:hAnsi="宋体"/>
          <w:sz w:val="24"/>
          <w:szCs w:val="24"/>
        </w:rPr>
        <w:t>乙方（公章）：天祥建设集团股份有限公司</w:t>
      </w:r>
      <w:r>
        <w:rPr>
          <w:rFonts w:ascii="宋体" w:hAnsi="宋体"/>
          <w:sz w:val="24"/>
          <w:szCs w:val="24"/>
        </w:rPr>
        <w:t xml:space="preserve"> </w:t>
      </w:r>
    </w:p>
    <w:p>
      <w:pPr>
        <w:spacing w:line="360" w:lineRule="auto"/>
        <w:rPr>
          <w:rFonts w:asci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委托代表人∶</w:t>
      </w:r>
      <w:r>
        <w:rPr>
          <w:rFonts w:ascii="宋体" w:hAnsi="宋体"/>
          <w:sz w:val="24"/>
          <w:szCs w:val="24"/>
        </w:rPr>
        <w:t xml:space="preserve">                             </w:t>
      </w:r>
      <w:r>
        <w:rPr>
          <w:rFonts w:hint="eastAsia" w:ascii="宋体" w:hAnsi="宋体"/>
          <w:sz w:val="24"/>
          <w:szCs w:val="24"/>
        </w:rPr>
        <w:t>委托代表人∶</w:t>
      </w:r>
    </w:p>
    <w:p>
      <w:pPr>
        <w:spacing w:line="360" w:lineRule="auto"/>
        <w:rPr>
          <w:rFonts w:asci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联系电话∶</w:t>
      </w:r>
      <w:r>
        <w:rPr>
          <w:rFonts w:ascii="宋体" w:hAnsi="宋体"/>
          <w:sz w:val="24"/>
          <w:szCs w:val="24"/>
        </w:rPr>
        <w:t xml:space="preserve">                               </w:t>
      </w:r>
      <w:r>
        <w:rPr>
          <w:rFonts w:hint="eastAsia" w:ascii="宋体" w:hAnsi="宋体"/>
          <w:sz w:val="24"/>
          <w:szCs w:val="24"/>
        </w:rPr>
        <w:t>联系电话</w:t>
      </w:r>
    </w:p>
    <w:p>
      <w:pPr>
        <w:spacing w:line="360" w:lineRule="auto"/>
        <w:rPr>
          <w:rFonts w:asci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   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年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月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日</w:t>
      </w:r>
      <w:r>
        <w:rPr>
          <w:rFonts w:ascii="宋体" w:hAnsi="宋体"/>
          <w:sz w:val="24"/>
          <w:szCs w:val="24"/>
        </w:rPr>
        <w:t xml:space="preserve">                               </w:t>
      </w:r>
      <w:r>
        <w:rPr>
          <w:rFonts w:hint="eastAsia" w:ascii="宋体" w:hAnsi="宋体"/>
          <w:sz w:val="24"/>
          <w:szCs w:val="24"/>
        </w:rPr>
        <w:t>年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月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日</w:t>
      </w:r>
    </w:p>
    <w:sectPr>
      <w:headerReference r:id="rId3" w:type="default"/>
      <w:footerReference r:id="rId4" w:type="default"/>
      <w:pgSz w:w="11906" w:h="16838"/>
      <w:pgMar w:top="907" w:right="907" w:bottom="907" w:left="907" w:header="283" w:footer="17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color w:val="999999"/>
      </w:rPr>
    </w:pPr>
    <w:r>
      <w:rPr>
        <w:color w:val="999999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91440</wp:posOffset>
              </wp:positionV>
              <wp:extent cx="6057900" cy="0"/>
              <wp:effectExtent l="0" t="0" r="0" b="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80808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0pt;margin-top:7.2pt;height:0pt;width:477pt;z-index:251661312;mso-width-relative:page;mso-height-relative:page;" filled="f" stroked="t" coordsize="21600,21600" o:gfxdata="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4/nqtNQA&#10;AAAGAQAADwAAAAAAAAABACAAAAAiAAAAZHJzL2Rvd25yZXYueG1sUEsBAhQAFAAAAAgAh07iQPsD&#10;Q2HqAQAA2wMAAA4AAAAAAAAAAQAgAAAAIwEAAGRycy9lMm9Eb2MueG1sUEsFBgAAAAAGAAYAWQEA&#10;AH8FAAAAAA==&#10;">
              <v:fill on="f" focussize="0,0"/>
              <v:stroke color="#808080" joinstyle="round"/>
              <v:imagedata o:title=""/>
              <o:lock v:ext="edit" aspectratio="f"/>
            </v:line>
          </w:pict>
        </mc:Fallback>
      </mc:AlternateContent>
    </w:r>
  </w:p>
  <w:p>
    <w:pPr>
      <w:pStyle w:val="3"/>
      <w:rPr>
        <w:rFonts w:ascii="黑体" w:hAnsi="宋体" w:eastAsia="黑体"/>
        <w:color w:val="808080"/>
      </w:rPr>
    </w:pPr>
    <w:r>
      <w:rPr>
        <w:rFonts w:hint="eastAsia" w:ascii="黑体" w:hAnsi="宋体" w:eastAsia="黑体"/>
        <w:color w:val="808080"/>
      </w:rPr>
      <w:t>总机：020-85579662  85577462  85570466  传真：85571681</w:t>
    </w:r>
    <w:r>
      <w:rPr>
        <w:rFonts w:hint="eastAsia"/>
        <w:color w:val="808080"/>
      </w:rPr>
      <w:t xml:space="preserve">  网址</w:t>
    </w:r>
    <w:r>
      <w:rPr>
        <w:rFonts w:hint="eastAsia" w:ascii="黑体" w:hAnsi="宋体" w:eastAsia="黑体"/>
        <w:color w:val="808080"/>
      </w:rPr>
      <w:t>：</w:t>
    </w:r>
    <w:r>
      <w:rPr>
        <w:color w:val="808080"/>
      </w:rPr>
      <w:t>http://www</w:t>
    </w:r>
    <w:r>
      <w:rPr>
        <w:rFonts w:hint="eastAsia" w:ascii="黑体" w:hAnsi="宋体" w:eastAsia="黑体"/>
        <w:color w:val="808080"/>
      </w:rPr>
      <w:t>.</w:t>
    </w:r>
    <w:r>
      <w:rPr>
        <w:color w:val="808080"/>
      </w:rPr>
      <w:t>txcg</w:t>
    </w:r>
    <w:r>
      <w:rPr>
        <w:rFonts w:hint="eastAsia" w:ascii="黑体" w:hAnsi="宋体" w:eastAsia="黑体"/>
        <w:color w:val="808080"/>
      </w:rPr>
      <w:t>.</w:t>
    </w:r>
    <w:r>
      <w:rPr>
        <w:color w:val="808080"/>
      </w:rPr>
      <w:t>com</w:t>
    </w:r>
    <w:r>
      <w:rPr>
        <w:rFonts w:hint="eastAsia" w:ascii="黑体" w:hAnsi="宋体" w:eastAsia="黑体"/>
        <w:color w:val="808080"/>
      </w:rPr>
      <w:t>.</w:t>
    </w:r>
    <w:r>
      <w:rPr>
        <w:color w:val="808080"/>
      </w:rPr>
      <w:t>cn</w:t>
    </w:r>
  </w:p>
  <w:p>
    <w:pPr>
      <w:pStyle w:val="3"/>
      <w:rPr>
        <w:rFonts w:ascii="黑体" w:hAnsi="宋体" w:eastAsia="黑体"/>
        <w:color w:val="808080"/>
      </w:rPr>
    </w:pPr>
    <w:r>
      <w:rPr>
        <w:rFonts w:hint="eastAsia"/>
        <w:color w:val="808080"/>
      </w:rPr>
      <w:t>地址</w:t>
    </w:r>
    <w:r>
      <w:rPr>
        <w:rFonts w:hint="eastAsia" w:ascii="黑体" w:hAnsi="宋体" w:eastAsia="黑体"/>
        <w:color w:val="808080"/>
      </w:rPr>
      <w:t>：</w:t>
    </w:r>
    <w:r>
      <w:rPr>
        <w:rFonts w:hint="eastAsia"/>
        <w:color w:val="808080"/>
      </w:rPr>
      <w:t>广州市琶洲会展南四路保利世贸中心F幢7楼  邮编：510665</w:t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center" w:pos="4876"/>
      </w:tabs>
      <w:jc w:val="both"/>
    </w:pPr>
    <w:del w:id="0" w:author="三叶草" w:date="2023-04-27T17:11:13Z">
      <w:r>
        <w:rPr/>
        <w:tab/>
      </w:r>
    </w:del>
    <w:del w:id="1" w:author="三叶草" w:date="2023-04-27T17:11:13Z">
      <w:r>
        <w:rPr/>
        <w:drawing>
          <wp:inline distT="0" distB="0" distL="0" distR="0">
            <wp:extent cx="1304925" cy="314325"/>
            <wp:effectExtent l="19050" t="0" r="9525" b="0"/>
            <wp:docPr id="4" name="图片 1" descr="天祥建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天祥建设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del>
    <w:del w:id="3" w:author="三叶草" w:date="2023-04-27T17:11:13Z">
      <w:r>
        <w:rPr>
          <w:rFonts w:ascii="黑体" w:eastAsia="黑体"/>
          <w:color w:val="808080"/>
          <w:spacing w:val="40"/>
          <w:kern w:val="1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374015</wp:posOffset>
                </wp:positionV>
                <wp:extent cx="6286500" cy="3810"/>
                <wp:effectExtent l="0" t="0" r="0" b="0"/>
                <wp:wrapNone/>
                <wp:docPr id="1" name="直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0" cy="381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" o:spid="_x0000_s1026" o:spt="20" style="position:absolute;left:0pt;margin-left:0pt;margin-top:29.45pt;height:0.3pt;width:495pt;z-index:251659264;mso-width-relative:page;mso-height-relative:page;" filled="f" stroked="t" coordsize="21600,21600" o:gfxdata="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mX1dDU&#10;AAAABgEAAA8AAAAAAAAAAQAgAAAAIgAAAGRycy9kb3ducmV2LnhtbFBLAQIUABQAAAAIAIdO4kBO&#10;zUfy6wEAAN8DAAAOAAAAAAAAAAEAIAAAACMBAABkcnMvZTJvRG9jLnhtbFBLBQYAAAAABgAGAFkB&#10;AACABQAAAAA=&#10;">
                <v:fill on="f" focussize="0,0"/>
                <v:stroke weight="1pt" color="#808080" joinstyle="round"/>
                <v:imagedata o:title=""/>
                <o:lock v:ext="edit" aspectratio="f"/>
              </v:line>
            </w:pict>
          </mc:Fallback>
        </mc:AlternateContent>
      </w:r>
    </w:del>
    <w:del w:id="5" w:author="三叶草" w:date="2023-04-27T17:11:13Z">
      <w:r>
        <w:rPr>
          <w:rFonts w:hint="eastAsia"/>
        </w:rPr>
        <w:delText xml:space="preserve">                                     </w:delText>
      </w:r>
    </w:del>
    <w:del w:id="6" w:author="三叶草" w:date="2023-04-27T17:11:13Z">
      <w:r>
        <w:rPr>
          <w:rFonts w:hint="eastAsia" w:ascii="黑体" w:eastAsia="黑体"/>
          <w:color w:val="808080"/>
          <w:spacing w:val="40"/>
          <w:kern w:val="10"/>
          <w:sz w:val="24"/>
        </w:rPr>
        <w:delText>天祥建设集团股份有限公司</w:delText>
      </w:r>
    </w:del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0000000B"/>
    <w:multiLevelType w:val="multilevel"/>
    <w:tmpl w:val="0000000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0000000C"/>
    <w:multiLevelType w:val="multilevel"/>
    <w:tmpl w:val="0000000C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0000000D"/>
    <w:multiLevelType w:val="multilevel"/>
    <w:tmpl w:val="0000000D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三叶草">
    <w15:presenceInfo w15:providerId="WPS Office" w15:userId="41060416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trackRevisions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2YjIyOTNiYWQ5Y2EzZGU4MTI4NmJiYWJhMjBkOTMifQ=="/>
  </w:docVars>
  <w:rsids>
    <w:rsidRoot w:val="00F2475C"/>
    <w:rsid w:val="0004357D"/>
    <w:rsid w:val="000F4237"/>
    <w:rsid w:val="00336EF8"/>
    <w:rsid w:val="003A5EC8"/>
    <w:rsid w:val="004715B6"/>
    <w:rsid w:val="00472BFB"/>
    <w:rsid w:val="00487A1C"/>
    <w:rsid w:val="005E6DE9"/>
    <w:rsid w:val="00612936"/>
    <w:rsid w:val="006A34AC"/>
    <w:rsid w:val="00703533"/>
    <w:rsid w:val="008316EB"/>
    <w:rsid w:val="00940F1A"/>
    <w:rsid w:val="00953F2D"/>
    <w:rsid w:val="00977F39"/>
    <w:rsid w:val="00AC1BB5"/>
    <w:rsid w:val="00AD7299"/>
    <w:rsid w:val="00B7656A"/>
    <w:rsid w:val="00C402F6"/>
    <w:rsid w:val="00CC1B72"/>
    <w:rsid w:val="00CF4851"/>
    <w:rsid w:val="00D200F3"/>
    <w:rsid w:val="00DC581F"/>
    <w:rsid w:val="00E212CF"/>
    <w:rsid w:val="00E27871"/>
    <w:rsid w:val="00E74372"/>
    <w:rsid w:val="00F2475C"/>
    <w:rsid w:val="00F40DF4"/>
    <w:rsid w:val="00F61329"/>
    <w:rsid w:val="00F90EF8"/>
    <w:rsid w:val="01A45F82"/>
    <w:rsid w:val="0D54373B"/>
    <w:rsid w:val="0F452355"/>
    <w:rsid w:val="108B576D"/>
    <w:rsid w:val="1FF8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040B5F-FB87-481F-9199-691857CD21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Sysceo.com</Company>
  <Pages>4</Pages>
  <Words>418</Words>
  <Characters>2386</Characters>
  <Lines>19</Lines>
  <Paragraphs>5</Paragraphs>
  <TotalTime>5</TotalTime>
  <ScaleCrop>false</ScaleCrop>
  <LinksUpToDate>false</LinksUpToDate>
  <CharactersWithSpaces>2799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2020-03-20T03:10:00Z</dcterms:created>
  <dc:creator>Administrator</dc:creator>
  <cp:lastModifiedBy>三叶草</cp:lastModifiedBy>
  <dcterms:modified xsi:type="dcterms:W3CDTF">2023-04-27T09:11:22Z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F5ABE1F3D1EB4178A184A20FD15CD729_12</vt:lpwstr>
  </property>
</Properties>
</file>