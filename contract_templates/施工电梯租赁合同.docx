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75" w:lineRule="atLeast"/>
        <w:jc w:val="left"/>
      </w:pPr>
    </w:p>
    <w:p>
      <w:pPr>
        <w:jc w:val="center"/>
        <w:rPr>
          <w:b/>
          <w:sz w:val="24"/>
        </w:rPr>
      </w:pPr>
    </w:p>
    <w:p/>
    <w:p>
      <w:pPr>
        <w:jc w:val="center"/>
      </w:pPr>
    </w:p>
    <w:p/>
    <w:p/>
    <w:p/>
    <w:p/>
    <w:p/>
    <w:p>
      <w:pPr>
        <w:jc w:val="center"/>
        <w:rPr>
          <w:b/>
          <w:bCs/>
          <w:sz w:val="36"/>
          <w:szCs w:val="36"/>
        </w:rPr>
      </w:pPr>
    </w:p>
    <w:p>
      <w:pPr>
        <w:spacing w:line="720" w:lineRule="auto"/>
        <w:jc w:val="center"/>
        <w:rPr>
          <w:b/>
          <w:bCs/>
          <w:sz w:val="48"/>
          <w:szCs w:val="48"/>
          <w:u w:val="single"/>
        </w:rPr>
      </w:pPr>
      <w:del w:id="22" w:author="三叶草" w:date="2023-04-27T21:48:34Z">
        <w:r>
          <w:rPr>
            <w:b/>
            <w:bCs/>
            <w:sz w:val="48"/>
            <w:szCs w:val="48"/>
          </w:rPr>
          <w:drawing>
            <wp:anchor distT="0" distB="0" distL="114300" distR="114300" simplePos="0" relativeHeight="251659264" behindDoc="1" locked="0" layoutInCell="1" allowOverlap="1">
              <wp:simplePos x="0" y="0"/>
              <wp:positionH relativeFrom="column">
                <wp:posOffset>-466090</wp:posOffset>
              </wp:positionH>
              <wp:positionV relativeFrom="paragraph">
                <wp:posOffset>-1064260</wp:posOffset>
              </wp:positionV>
              <wp:extent cx="6297930" cy="6296025"/>
              <wp:effectExtent l="0" t="0" r="7620" b="9525"/>
              <wp:wrapNone/>
              <wp:docPr id="1" name="图片 2"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hint="eastAsia"/>
          <w:b/>
          <w:bCs/>
          <w:sz w:val="48"/>
          <w:szCs w:val="48"/>
        </w:rPr>
        <w:t>天祥建设集团</w:t>
      </w:r>
      <w:r>
        <w:rPr>
          <w:b/>
          <w:bCs/>
          <w:sz w:val="48"/>
          <w:szCs w:val="48"/>
          <w:u w:val="single"/>
        </w:rPr>
        <w:t xml:space="preserve">      </w:t>
      </w:r>
      <w:r>
        <w:rPr>
          <w:rFonts w:hint="eastAsia"/>
          <w:b/>
          <w:bCs/>
          <w:sz w:val="48"/>
          <w:szCs w:val="48"/>
        </w:rPr>
        <w:t>项目</w:t>
      </w:r>
    </w:p>
    <w:p>
      <w:pPr>
        <w:spacing w:afterLines="116" w:line="720" w:lineRule="auto"/>
        <w:jc w:val="center"/>
        <w:rPr>
          <w:b/>
          <w:bCs/>
          <w:sz w:val="48"/>
          <w:szCs w:val="48"/>
        </w:rPr>
      </w:pPr>
      <w:r>
        <w:rPr>
          <w:rFonts w:hint="eastAsia"/>
          <w:b/>
          <w:bCs/>
          <w:sz w:val="44"/>
          <w:szCs w:val="44"/>
        </w:rPr>
        <w:t>施工电梯租赁合同</w:t>
      </w:r>
    </w:p>
    <w:p/>
    <w:p/>
    <w:p/>
    <w:p/>
    <w:p>
      <w:pPr>
        <w:ind w:firstLine="420" w:firstLineChars="200"/>
      </w:pPr>
    </w:p>
    <w:p/>
    <w:p/>
    <w:p/>
    <w:p/>
    <w:p/>
    <w:p/>
    <w:p/>
    <w:p>
      <w:pPr>
        <w:rPr>
          <w:sz w:val="32"/>
          <w:szCs w:val="32"/>
        </w:rPr>
      </w:pPr>
      <w:r>
        <w:rPr>
          <w:rFonts w:hint="eastAsia"/>
          <w:sz w:val="32"/>
          <w:szCs w:val="32"/>
          <w:lang w:val="en-US" w:eastAsia="zh-CN"/>
        </w:rPr>
        <w:t>承租</w:t>
      </w:r>
      <w:r>
        <w:rPr>
          <w:rFonts w:hint="eastAsia"/>
          <w:sz w:val="32"/>
          <w:szCs w:val="32"/>
        </w:rPr>
        <w:t>方（甲方）：</w:t>
      </w:r>
      <w:r>
        <w:rPr>
          <w:rFonts w:hint="eastAsia"/>
          <w:sz w:val="32"/>
          <w:szCs w:val="32"/>
          <w:u w:val="single"/>
        </w:rPr>
        <w:t>　天祥建设集团股份有限公司　　　</w:t>
      </w:r>
    </w:p>
    <w:p>
      <w:pPr>
        <w:rPr>
          <w:sz w:val="32"/>
          <w:szCs w:val="32"/>
        </w:rPr>
      </w:pPr>
      <w:r>
        <w:rPr>
          <w:rFonts w:hint="eastAsia"/>
          <w:sz w:val="32"/>
          <w:szCs w:val="32"/>
          <w:lang w:val="en-US" w:eastAsia="zh-CN"/>
        </w:rPr>
        <w:t>出租</w:t>
      </w:r>
      <w:r>
        <w:rPr>
          <w:rFonts w:hint="eastAsia"/>
          <w:sz w:val="32"/>
          <w:szCs w:val="32"/>
        </w:rPr>
        <w:t>方（乙方）：</w:t>
      </w:r>
      <w:r>
        <w:rPr>
          <w:rFonts w:hint="eastAsia"/>
          <w:sz w:val="32"/>
          <w:szCs w:val="32"/>
          <w:u w:val="single"/>
        </w:rPr>
        <w:t>　</w:t>
      </w:r>
      <w:r>
        <w:rPr>
          <w:sz w:val="32"/>
          <w:szCs w:val="32"/>
          <w:u w:val="single"/>
        </w:rPr>
        <w:t xml:space="preserve">                              </w:t>
      </w:r>
    </w:p>
    <w:p>
      <w:pPr>
        <w:rPr>
          <w:rFonts w:hint="default" w:eastAsia="宋体"/>
          <w:sz w:val="32"/>
          <w:szCs w:val="32"/>
          <w:lang w:val="en-US" w:eastAsia="zh-CN"/>
        </w:rPr>
      </w:pPr>
      <w:r>
        <w:rPr>
          <w:rFonts w:hint="eastAsia"/>
          <w:sz w:val="32"/>
          <w:szCs w:val="32"/>
        </w:rPr>
        <w:t>合同</w:t>
      </w:r>
      <w:r>
        <w:rPr>
          <w:rFonts w:hint="eastAsia"/>
          <w:sz w:val="32"/>
          <w:szCs w:val="32"/>
          <w:lang w:val="en-US" w:eastAsia="zh-CN"/>
        </w:rPr>
        <w:t>编号</w:t>
      </w:r>
      <w:r>
        <w:rPr>
          <w:rFonts w:hint="eastAsia"/>
          <w:sz w:val="32"/>
          <w:szCs w:val="32"/>
        </w:rPr>
        <w:t>：</w:t>
      </w:r>
      <w:r>
        <w:rPr>
          <w:rFonts w:hint="eastAsia"/>
          <w:sz w:val="32"/>
          <w:szCs w:val="32"/>
          <w:u w:val="single"/>
        </w:rPr>
        <w:t>　</w:t>
      </w:r>
      <w:r>
        <w:rPr>
          <w:sz w:val="32"/>
          <w:szCs w:val="32"/>
          <w:u w:val="single"/>
        </w:rPr>
        <w:t xml:space="preserve">                    </w:t>
      </w:r>
      <w:r>
        <w:rPr>
          <w:rFonts w:hint="eastAsia"/>
          <w:sz w:val="32"/>
          <w:szCs w:val="32"/>
          <w:u w:val="single"/>
        </w:rPr>
        <w:t>　　　　</w:t>
      </w:r>
      <w:r>
        <w:rPr>
          <w:sz w:val="32"/>
          <w:szCs w:val="32"/>
          <w:u w:val="single"/>
        </w:rPr>
        <w:t xml:space="preserve"> </w:t>
      </w:r>
      <w:r>
        <w:rPr>
          <w:rFonts w:hint="eastAsia"/>
          <w:sz w:val="32"/>
          <w:szCs w:val="32"/>
          <w:u w:val="single"/>
        </w:rPr>
        <w:t>　</w:t>
      </w:r>
      <w:r>
        <w:rPr>
          <w:rFonts w:hint="eastAsia"/>
          <w:sz w:val="32"/>
          <w:szCs w:val="32"/>
          <w:u w:val="single"/>
          <w:lang w:val="en-US" w:eastAsia="zh-CN"/>
        </w:rPr>
        <w:t xml:space="preserve">    </w:t>
      </w:r>
    </w:p>
    <w:p>
      <w:pPr>
        <w:tabs>
          <w:tab w:val="right" w:pos="9468"/>
        </w:tabs>
        <w:rPr>
          <w:sz w:val="32"/>
          <w:szCs w:val="32"/>
          <w:u w:val="single"/>
        </w:rPr>
      </w:pPr>
      <w:r>
        <w:rPr>
          <w:rFonts w:hint="eastAsia"/>
          <w:sz w:val="32"/>
          <w:szCs w:val="32"/>
          <w:lang w:val="en-US" w:eastAsia="zh-CN"/>
        </w:rPr>
        <w:t>签订时间</w:t>
      </w:r>
      <w:r>
        <w:rPr>
          <w:rFonts w:hint="eastAsia"/>
          <w:sz w:val="32"/>
          <w:szCs w:val="32"/>
        </w:rPr>
        <w:t>：</w:t>
      </w:r>
      <w:r>
        <w:rPr>
          <w:sz w:val="32"/>
          <w:szCs w:val="32"/>
          <w:u w:val="single"/>
        </w:rPr>
        <w:t xml:space="preserve">   </w:t>
      </w:r>
      <w:r>
        <w:rPr>
          <w:rFonts w:hint="eastAsia"/>
          <w:color w:val="0070C0"/>
          <w:sz w:val="32"/>
          <w:szCs w:val="32"/>
          <w:u w:val="single"/>
          <w:lang w:val="en-US" w:eastAsia="zh-CN"/>
        </w:rPr>
        <w:t xml:space="preserve">              </w:t>
      </w:r>
      <w:r>
        <w:rPr>
          <w:sz w:val="32"/>
          <w:szCs w:val="32"/>
          <w:u w:val="single"/>
        </w:rPr>
        <w:t xml:space="preserve">           </w:t>
      </w:r>
      <w:r>
        <w:rPr>
          <w:rFonts w:hint="eastAsia"/>
          <w:sz w:val="32"/>
          <w:szCs w:val="32"/>
          <w:u w:val="single"/>
        </w:rPr>
        <w:t>　　</w:t>
      </w:r>
      <w:r>
        <w:rPr>
          <w:sz w:val="32"/>
          <w:szCs w:val="32"/>
          <w:u w:val="single"/>
        </w:rPr>
        <w:t xml:space="preserve">   </w:t>
      </w:r>
      <w:r>
        <w:rPr>
          <w:rFonts w:hint="eastAsia"/>
          <w:sz w:val="32"/>
          <w:szCs w:val="32"/>
          <w:u w:val="single"/>
        </w:rPr>
        <w:t>　</w:t>
      </w:r>
    </w:p>
    <w:p>
      <w:pPr>
        <w:widowControl/>
        <w:spacing w:line="360" w:lineRule="auto"/>
        <w:jc w:val="left"/>
      </w:pPr>
    </w:p>
    <w:p>
      <w:pPr>
        <w:widowControl/>
        <w:spacing w:line="360" w:lineRule="auto"/>
        <w:jc w:val="left"/>
        <w:rPr>
          <w:rFonts w:cs="宋体"/>
          <w:b/>
          <w:kern w:val="0"/>
          <w:sz w:val="36"/>
          <w:szCs w:val="36"/>
        </w:rPr>
      </w:pPr>
      <w:r>
        <w:rPr>
          <w:rFonts w:cs="宋体"/>
          <w:b/>
          <w:kern w:val="0"/>
          <w:sz w:val="36"/>
          <w:szCs w:val="36"/>
        </w:rPr>
        <w:t xml:space="preserve">             </w:t>
      </w:r>
    </w:p>
    <w:p>
      <w:pPr>
        <w:widowControl/>
        <w:spacing w:line="360" w:lineRule="auto"/>
        <w:jc w:val="left"/>
        <w:rPr>
          <w:rFonts w:cs="宋体"/>
          <w:b/>
          <w:kern w:val="0"/>
          <w:sz w:val="36"/>
          <w:szCs w:val="36"/>
        </w:rPr>
      </w:pPr>
    </w:p>
    <w:p>
      <w:pPr>
        <w:widowControl/>
        <w:spacing w:line="360" w:lineRule="auto"/>
        <w:jc w:val="left"/>
        <w:rPr>
          <w:rFonts w:cs="宋体"/>
          <w:b/>
          <w:kern w:val="0"/>
          <w:sz w:val="36"/>
          <w:szCs w:val="36"/>
        </w:rPr>
      </w:pPr>
    </w:p>
    <w:p>
      <w:pPr>
        <w:widowControl/>
        <w:spacing w:line="360" w:lineRule="auto"/>
        <w:jc w:val="left"/>
        <w:rPr>
          <w:rFonts w:cs="宋体"/>
          <w:b/>
          <w:kern w:val="0"/>
          <w:sz w:val="36"/>
          <w:szCs w:val="36"/>
        </w:rPr>
      </w:pPr>
      <w:r>
        <w:rPr>
          <w:rFonts w:cs="宋体"/>
          <w:b/>
          <w:kern w:val="0"/>
          <w:sz w:val="36"/>
          <w:szCs w:val="36"/>
        </w:rPr>
        <w:t xml:space="preserve">  </w:t>
      </w:r>
    </w:p>
    <w:p>
      <w:pPr>
        <w:widowControl/>
        <w:spacing w:line="360" w:lineRule="auto"/>
        <w:ind w:firstLine="2530" w:firstLineChars="700"/>
        <w:jc w:val="left"/>
        <w:rPr>
          <w:rFonts w:ascii="宋体" w:cs="宋体"/>
          <w:kern w:val="0"/>
          <w:sz w:val="24"/>
        </w:rPr>
      </w:pPr>
      <w:r>
        <w:rPr>
          <w:rFonts w:hint="eastAsia" w:cs="宋体"/>
          <w:b/>
          <w:kern w:val="0"/>
          <w:sz w:val="36"/>
          <w:szCs w:val="36"/>
        </w:rPr>
        <w:t>施工电梯租赁合同书</w:t>
      </w:r>
      <w:r>
        <w:rPr>
          <w:rFonts w:ascii="宋体" w:hAnsi="宋体" w:cs="宋体"/>
          <w:b/>
          <w:kern w:val="0"/>
          <w:sz w:val="36"/>
          <w:szCs w:val="36"/>
        </w:rPr>
        <w:t xml:space="preserve">             </w:t>
      </w:r>
      <w:r>
        <w:rPr>
          <w:rFonts w:ascii="宋体" w:hAnsi="宋体" w:cs="宋体"/>
          <w:b/>
          <w:kern w:val="0"/>
          <w:sz w:val="22"/>
          <w:szCs w:val="22"/>
        </w:rPr>
        <w:t xml:space="preserve"> </w:t>
      </w:r>
      <w:r>
        <w:rPr>
          <w:rFonts w:ascii="宋体" w:hAnsi="宋体" w:cs="宋体"/>
          <w:b/>
          <w:kern w:val="0"/>
          <w:sz w:val="24"/>
        </w:rPr>
        <w:t xml:space="preserve">         </w:t>
      </w:r>
      <w:r>
        <w:rPr>
          <w:rFonts w:ascii="宋体" w:hAnsi="宋体" w:cs="宋体"/>
          <w:kern w:val="0"/>
          <w:sz w:val="24"/>
        </w:rPr>
        <w:t xml:space="preserve"> </w:t>
      </w:r>
    </w:p>
    <w:p>
      <w:pPr>
        <w:widowControl/>
        <w:spacing w:line="360" w:lineRule="auto"/>
        <w:jc w:val="left"/>
        <w:rPr>
          <w:rFonts w:ascii="宋体" w:hAnsi="宋体" w:cs="宋体"/>
          <w:kern w:val="0"/>
          <w:sz w:val="24"/>
        </w:rPr>
      </w:pPr>
      <w:r>
        <w:rPr>
          <w:rFonts w:ascii="宋体" w:hAnsi="宋体" w:cs="宋体"/>
          <w:kern w:val="0"/>
          <w:sz w:val="24"/>
        </w:rPr>
        <w:t xml:space="preserve">                           </w:t>
      </w:r>
      <w:r>
        <w:rPr>
          <w:rFonts w:hint="eastAsia" w:ascii="宋体" w:hAnsi="宋体" w:cs="宋体"/>
          <w:kern w:val="0"/>
          <w:sz w:val="24"/>
        </w:rPr>
        <w:t>类别：机械租赁</w:t>
      </w:r>
      <w:r>
        <w:rPr>
          <w:rFonts w:ascii="宋体" w:hAnsi="宋体" w:cs="宋体"/>
          <w:kern w:val="0"/>
          <w:sz w:val="24"/>
        </w:rPr>
        <w:t xml:space="preserve"> </w:t>
      </w:r>
    </w:p>
    <w:p>
      <w:pPr>
        <w:widowControl/>
        <w:spacing w:line="360" w:lineRule="auto"/>
        <w:jc w:val="left"/>
        <w:rPr>
          <w:rFonts w:ascii="宋体" w:hAnsi="宋体" w:cs="宋体"/>
          <w:kern w:val="0"/>
          <w:sz w:val="24"/>
        </w:rPr>
      </w:pPr>
    </w:p>
    <w:p>
      <w:pPr>
        <w:spacing w:line="360" w:lineRule="auto"/>
        <w:rPr>
          <w:rFonts w:hint="eastAsia" w:ascii="宋体" w:hAnsi="宋体" w:cs="宋体"/>
          <w:kern w:val="0"/>
          <w:sz w:val="24"/>
        </w:rPr>
      </w:pPr>
      <w:r>
        <w:rPr>
          <w:rFonts w:hint="eastAsia"/>
          <w:sz w:val="24"/>
        </w:rPr>
        <w:t>甲方：天祥建设集团股份有限公司</w:t>
      </w:r>
      <w:r>
        <w:rPr>
          <w:sz w:val="24"/>
        </w:rPr>
        <w:t xml:space="preserve">       </w:t>
      </w:r>
    </w:p>
    <w:p>
      <w:pPr>
        <w:spacing w:line="360" w:lineRule="auto"/>
        <w:rPr>
          <w:rFonts w:hint="eastAsia" w:ascii="宋体" w:hAnsi="宋体" w:eastAsia="微软雅黑" w:cs="宋体"/>
          <w:color w:val="auto"/>
          <w:sz w:val="24"/>
          <w:szCs w:val="24"/>
          <w:lang w:val="en-US" w:eastAsia="zh-CN"/>
        </w:rPr>
      </w:pPr>
      <w:del w:id="24" w:author="三叶草" w:date="2023-04-27T21:48:36Z">
        <w:r>
          <w:rPr>
            <w:sz w:val="24"/>
          </w:rPr>
          <w:drawing>
            <wp:anchor distT="0" distB="0" distL="114300" distR="114300" simplePos="0" relativeHeight="251660288" behindDoc="1" locked="0" layoutInCell="1" allowOverlap="1">
              <wp:simplePos x="0" y="0"/>
              <wp:positionH relativeFrom="column">
                <wp:posOffset>-75565</wp:posOffset>
              </wp:positionH>
              <wp:positionV relativeFrom="paragraph">
                <wp:posOffset>273050</wp:posOffset>
              </wp:positionV>
              <wp:extent cx="6297930" cy="6296025"/>
              <wp:effectExtent l="0" t="0" r="7620" b="9525"/>
              <wp:wrapNone/>
              <wp:docPr id="2" name="图片 8"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hint="eastAsia" w:ascii="宋体" w:hAnsi="宋体" w:cs="宋体"/>
          <w:color w:val="auto"/>
          <w:sz w:val="24"/>
          <w:szCs w:val="24"/>
        </w:rPr>
        <w:t>法定代表人：</w:t>
      </w:r>
      <w:r>
        <w:rPr>
          <w:rFonts w:hint="eastAsia" w:ascii="宋体" w:hAnsi="宋体" w:cs="宋体"/>
          <w:color w:val="auto"/>
          <w:sz w:val="24"/>
          <w:szCs w:val="24"/>
          <w:lang w:val="en-US" w:eastAsia="zh-CN"/>
        </w:rPr>
        <w:t>胡刚锋</w:t>
      </w:r>
    </w:p>
    <w:p>
      <w:pPr>
        <w:tabs>
          <w:tab w:val="left" w:pos="8280"/>
        </w:tabs>
        <w:spacing w:line="360" w:lineRule="auto"/>
        <w:rPr>
          <w:rFonts w:ascii="宋体" w:hAnsi="宋体" w:cs="宋体"/>
          <w:color w:val="auto"/>
          <w:sz w:val="24"/>
          <w:szCs w:val="24"/>
        </w:rPr>
      </w:pPr>
      <w:r>
        <w:rPr>
          <w:rFonts w:hint="eastAsia" w:ascii="宋体" w:hAnsi="宋体" w:cs="宋体"/>
          <w:color w:val="auto"/>
          <w:sz w:val="24"/>
          <w:szCs w:val="24"/>
          <w:lang w:val="en-US" w:eastAsia="zh-CN"/>
        </w:rPr>
        <w:t>公司</w:t>
      </w:r>
      <w:r>
        <w:rPr>
          <w:rFonts w:hint="eastAsia" w:ascii="宋体" w:hAnsi="宋体" w:cs="宋体"/>
          <w:color w:val="auto"/>
          <w:sz w:val="24"/>
          <w:szCs w:val="24"/>
        </w:rPr>
        <w:t>地址：</w:t>
      </w:r>
      <w:r>
        <w:rPr>
          <w:rFonts w:hint="eastAsia" w:ascii="宋体" w:hAnsi="宋体"/>
          <w:color w:val="auto"/>
          <w:sz w:val="24"/>
          <w:szCs w:val="24"/>
          <w:u w:val="none"/>
          <w:lang w:eastAsia="zh-CN"/>
        </w:rPr>
        <w:t>浙江省东阳市东义路</w:t>
      </w:r>
      <w:r>
        <w:rPr>
          <w:rFonts w:hint="eastAsia" w:ascii="宋体" w:hAnsi="宋体"/>
          <w:color w:val="auto"/>
          <w:sz w:val="24"/>
          <w:szCs w:val="24"/>
          <w:u w:val="none"/>
          <w:lang w:val="en-US" w:eastAsia="zh-CN"/>
        </w:rPr>
        <w:t>220号</w:t>
      </w:r>
      <w:r>
        <w:rPr>
          <w:rFonts w:ascii="宋体" w:hAnsi="宋体" w:cs="宋体"/>
          <w:color w:val="auto"/>
          <w:sz w:val="24"/>
          <w:szCs w:val="24"/>
        </w:rPr>
        <w:tab/>
      </w:r>
    </w:p>
    <w:p>
      <w:pPr>
        <w:spacing w:line="360" w:lineRule="auto"/>
        <w:rPr>
          <w:rFonts w:hint="eastAsia" w:ascii="宋体" w:hAnsi="宋体" w:cs="宋体"/>
          <w:color w:val="auto"/>
          <w:sz w:val="24"/>
          <w:szCs w:val="24"/>
        </w:rPr>
      </w:pPr>
      <w:r>
        <w:rPr>
          <w:rFonts w:hint="eastAsia" w:ascii="宋体" w:hAnsi="宋体" w:cs="宋体"/>
          <w:color w:val="auto"/>
          <w:sz w:val="24"/>
          <w:szCs w:val="24"/>
        </w:rPr>
        <w:t>联系电话：</w:t>
      </w:r>
    </w:p>
    <w:p>
      <w:pPr>
        <w:spacing w:line="360" w:lineRule="auto"/>
        <w:rPr>
          <w:sz w:val="24"/>
        </w:rPr>
      </w:pPr>
      <w:r>
        <w:rPr>
          <w:sz w:val="24"/>
        </w:rPr>
        <w:t xml:space="preserve"> </w:t>
      </w:r>
    </w:p>
    <w:p>
      <w:pPr>
        <w:spacing w:line="360" w:lineRule="auto"/>
        <w:rPr>
          <w:rFonts w:hint="eastAsia" w:ascii="宋体" w:hAnsi="宋体" w:cs="宋体"/>
          <w:kern w:val="0"/>
          <w:sz w:val="24"/>
        </w:rPr>
      </w:pPr>
      <w:r>
        <w:rPr>
          <w:rFonts w:hint="eastAsia"/>
          <w:sz w:val="24"/>
        </w:rPr>
        <w:t>乙方：</w:t>
      </w:r>
      <w:r>
        <w:rPr>
          <w:sz w:val="24"/>
        </w:rPr>
        <w:t xml:space="preserve">                                 </w:t>
      </w:r>
    </w:p>
    <w:p>
      <w:pPr>
        <w:spacing w:line="360" w:lineRule="auto"/>
        <w:rPr>
          <w:rFonts w:hint="eastAsia" w:ascii="宋体" w:hAnsi="宋体" w:eastAsia="微软雅黑" w:cs="宋体"/>
          <w:color w:val="auto"/>
          <w:sz w:val="24"/>
          <w:szCs w:val="24"/>
          <w:lang w:val="en-US" w:eastAsia="zh-CN"/>
        </w:rPr>
      </w:pPr>
      <w:r>
        <w:rPr>
          <w:rFonts w:hint="eastAsia" w:ascii="宋体" w:hAnsi="宋体" w:cs="宋体"/>
          <w:color w:val="auto"/>
          <w:sz w:val="24"/>
          <w:szCs w:val="24"/>
        </w:rPr>
        <w:t>法定代表人：</w:t>
      </w:r>
    </w:p>
    <w:p>
      <w:pPr>
        <w:tabs>
          <w:tab w:val="left" w:pos="8280"/>
        </w:tabs>
        <w:spacing w:line="360" w:lineRule="auto"/>
        <w:rPr>
          <w:rFonts w:ascii="宋体" w:hAnsi="宋体" w:cs="宋体"/>
          <w:color w:val="auto"/>
          <w:sz w:val="24"/>
          <w:szCs w:val="24"/>
        </w:rPr>
      </w:pPr>
      <w:r>
        <w:rPr>
          <w:rFonts w:hint="eastAsia" w:ascii="宋体" w:hAnsi="宋体" w:cs="宋体"/>
          <w:color w:val="auto"/>
          <w:sz w:val="24"/>
          <w:szCs w:val="24"/>
          <w:lang w:val="en-US" w:eastAsia="zh-CN"/>
        </w:rPr>
        <w:t>公司</w:t>
      </w:r>
      <w:r>
        <w:rPr>
          <w:rFonts w:hint="eastAsia" w:ascii="宋体" w:hAnsi="宋体" w:cs="宋体"/>
          <w:color w:val="auto"/>
          <w:sz w:val="24"/>
          <w:szCs w:val="24"/>
        </w:rPr>
        <w:t>地址：</w:t>
      </w:r>
      <w:r>
        <w:rPr>
          <w:rFonts w:ascii="宋体" w:hAnsi="宋体" w:cs="宋体"/>
          <w:color w:val="auto"/>
          <w:sz w:val="24"/>
          <w:szCs w:val="24"/>
        </w:rPr>
        <w:tab/>
      </w:r>
    </w:p>
    <w:p>
      <w:pPr>
        <w:spacing w:line="360" w:lineRule="auto"/>
        <w:rPr>
          <w:rFonts w:hint="eastAsia" w:ascii="宋体" w:hAnsi="宋体" w:cs="宋体"/>
          <w:color w:val="auto"/>
          <w:sz w:val="24"/>
          <w:szCs w:val="24"/>
        </w:rPr>
      </w:pPr>
      <w:r>
        <w:rPr>
          <w:rFonts w:hint="eastAsia" w:ascii="宋体" w:hAnsi="宋体" w:cs="宋体"/>
          <w:color w:val="auto"/>
          <w:sz w:val="24"/>
          <w:szCs w:val="24"/>
        </w:rPr>
        <w:t>联系电话：</w:t>
      </w:r>
    </w:p>
    <w:p>
      <w:pPr>
        <w:spacing w:line="360" w:lineRule="auto"/>
        <w:rPr>
          <w:rFonts w:hint="eastAsia" w:ascii="宋体" w:hAnsi="宋体" w:cs="宋体"/>
          <w:color w:val="auto"/>
          <w:sz w:val="24"/>
          <w:szCs w:val="24"/>
        </w:rPr>
      </w:pPr>
    </w:p>
    <w:p>
      <w:pPr>
        <w:spacing w:line="360" w:lineRule="auto"/>
        <w:ind w:firstLine="435"/>
        <w:rPr>
          <w:sz w:val="24"/>
        </w:rPr>
      </w:pPr>
      <w:r>
        <w:rPr>
          <w:rFonts w:hint="eastAsia"/>
          <w:sz w:val="24"/>
        </w:rPr>
        <w:t>经甲、乙方双友好协商一致，同意签定如下合同条款，以便双方共同遵守执行。</w:t>
      </w:r>
    </w:p>
    <w:p>
      <w:pPr>
        <w:widowControl/>
        <w:overflowPunct w:val="0"/>
        <w:spacing w:line="360" w:lineRule="auto"/>
        <w:jc w:val="left"/>
        <w:rPr>
          <w:rFonts w:ascii="宋体" w:cs="宋体"/>
          <w:kern w:val="0"/>
          <w:sz w:val="24"/>
        </w:rPr>
      </w:pPr>
      <w:r>
        <w:rPr>
          <w:rFonts w:hint="eastAsia" w:ascii="宋体" w:hAnsi="宋体" w:cs="宋体"/>
          <w:b/>
          <w:kern w:val="0"/>
          <w:sz w:val="24"/>
        </w:rPr>
        <w:t>一、租赁内容：</w:t>
      </w:r>
    </w:p>
    <w:p>
      <w:pPr>
        <w:widowControl/>
        <w:overflowPunct w:val="0"/>
        <w:spacing w:line="360" w:lineRule="auto"/>
        <w:ind w:firstLine="360" w:firstLineChars="150"/>
        <w:jc w:val="left"/>
        <w:rPr>
          <w:rFonts w:ascii="宋体" w:cs="宋体"/>
          <w:kern w:val="0"/>
          <w:sz w:val="24"/>
        </w:rPr>
      </w:pPr>
      <w:r>
        <w:rPr>
          <w:rFonts w:hint="eastAsia" w:ascii="宋体" w:hAnsi="宋体" w:cs="宋体"/>
          <w:kern w:val="0"/>
          <w:sz w:val="24"/>
        </w:rPr>
        <w:t>甲方向乙方租用双笼施工电梯</w:t>
      </w:r>
      <w:r>
        <w:rPr>
          <w:rFonts w:ascii="宋体" w:hAnsi="宋体" w:cs="宋体"/>
          <w:kern w:val="0"/>
          <w:sz w:val="24"/>
          <w:u w:val="single"/>
        </w:rPr>
        <w:t xml:space="preserve">   / </w:t>
      </w:r>
      <w:r>
        <w:rPr>
          <w:rFonts w:hint="eastAsia" w:ascii="宋体" w:hAnsi="宋体" w:cs="宋体"/>
          <w:kern w:val="0"/>
          <w:sz w:val="24"/>
        </w:rPr>
        <w:t>台</w:t>
      </w:r>
      <w:r>
        <w:rPr>
          <w:rFonts w:ascii="宋体" w:hAnsi="宋体" w:cs="宋体"/>
          <w:kern w:val="0"/>
          <w:sz w:val="24"/>
        </w:rPr>
        <w:t xml:space="preserve"> </w:t>
      </w:r>
      <w:r>
        <w:rPr>
          <w:rFonts w:hint="eastAsia" w:ascii="宋体" w:hAnsi="宋体" w:cs="宋体"/>
          <w:kern w:val="0"/>
          <w:sz w:val="24"/>
        </w:rPr>
        <w:t>，</w:t>
      </w:r>
      <w:r>
        <w:rPr>
          <w:rFonts w:ascii="宋体" w:hAnsi="宋体" w:cs="宋体"/>
          <w:kern w:val="0"/>
          <w:sz w:val="24"/>
        </w:rPr>
        <w:t xml:space="preserve"> </w:t>
      </w:r>
      <w:r>
        <w:rPr>
          <w:rFonts w:hint="eastAsia" w:ascii="宋体" w:hAnsi="宋体" w:cs="宋体"/>
          <w:kern w:val="0"/>
          <w:sz w:val="24"/>
        </w:rPr>
        <w:t>型号：</w:t>
      </w:r>
      <w:r>
        <w:rPr>
          <w:rFonts w:ascii="宋体" w:hAnsi="宋体" w:cs="宋体"/>
          <w:kern w:val="0"/>
          <w:sz w:val="24"/>
          <w:u w:val="single"/>
        </w:rPr>
        <w:t xml:space="preserve">   /   </w:t>
      </w:r>
      <w:r>
        <w:rPr>
          <w:rFonts w:hint="eastAsia" w:ascii="宋体" w:hAnsi="宋体" w:cs="宋体"/>
          <w:kern w:val="0"/>
          <w:sz w:val="24"/>
        </w:rPr>
        <w:t>施工电梯高度约为</w:t>
      </w:r>
      <w:r>
        <w:rPr>
          <w:rFonts w:ascii="宋体" w:hAnsi="宋体" w:cs="宋体"/>
          <w:kern w:val="0"/>
          <w:sz w:val="24"/>
          <w:u w:val="single"/>
        </w:rPr>
        <w:t xml:space="preserve">      </w:t>
      </w:r>
      <w:r>
        <w:rPr>
          <w:rFonts w:hint="eastAsia" w:ascii="宋体" w:hAnsi="宋体" w:cs="宋体"/>
          <w:kern w:val="0"/>
          <w:sz w:val="24"/>
        </w:rPr>
        <w:t>米。用于</w:t>
      </w:r>
      <w:r>
        <w:rPr>
          <w:rFonts w:ascii="宋体" w:hAnsi="宋体" w:cs="宋体"/>
          <w:kern w:val="0"/>
          <w:sz w:val="24"/>
          <w:u w:val="single"/>
        </w:rPr>
        <w:t xml:space="preserve">                </w:t>
      </w:r>
      <w:r>
        <w:rPr>
          <w:rFonts w:hint="eastAsia" w:ascii="宋体" w:hAnsi="宋体" w:cs="宋体"/>
          <w:kern w:val="0"/>
          <w:sz w:val="24"/>
        </w:rPr>
        <w:t>施工工地使用，此施工电梯为满足甲方在</w:t>
      </w:r>
      <w:r>
        <w:rPr>
          <w:rFonts w:hint="eastAsia" w:ascii="宋体" w:hAnsi="宋体" w:cs="宋体"/>
          <w:kern w:val="0"/>
          <w:sz w:val="24"/>
          <w:u w:val="single"/>
        </w:rPr>
        <w:t xml:space="preserve">             </w:t>
      </w:r>
      <w:r>
        <w:rPr>
          <w:rFonts w:hint="eastAsia" w:ascii="宋体" w:hAnsi="宋体" w:cs="宋体"/>
          <w:kern w:val="0"/>
          <w:sz w:val="24"/>
        </w:rPr>
        <w:t>项目工地所使用的高度（包括标准节、附着装置）。</w:t>
      </w:r>
    </w:p>
    <w:p>
      <w:pPr>
        <w:widowControl/>
        <w:numPr>
          <w:ilvl w:val="0"/>
          <w:numId w:val="1"/>
        </w:numPr>
        <w:overflowPunct w:val="0"/>
        <w:spacing w:line="360" w:lineRule="auto"/>
        <w:jc w:val="left"/>
        <w:rPr>
          <w:rFonts w:hint="eastAsia" w:ascii="宋体" w:hAnsi="宋体" w:cs="宋体"/>
          <w:b/>
          <w:kern w:val="0"/>
          <w:sz w:val="24"/>
        </w:rPr>
      </w:pPr>
      <w:r>
        <w:rPr>
          <w:rFonts w:hint="eastAsia" w:ascii="宋体" w:hAnsi="宋体" w:cs="宋体"/>
          <w:b/>
          <w:kern w:val="0"/>
          <w:sz w:val="24"/>
          <w:lang w:val="en-US" w:eastAsia="zh-CN"/>
        </w:rPr>
        <w:t>机械设备类型、</w:t>
      </w:r>
      <w:r>
        <w:rPr>
          <w:rFonts w:hint="eastAsia" w:ascii="宋体" w:hAnsi="宋体" w:cs="宋体"/>
          <w:b/>
          <w:kern w:val="0"/>
          <w:sz w:val="24"/>
        </w:rPr>
        <w:t>租赁</w:t>
      </w:r>
      <w:r>
        <w:rPr>
          <w:rFonts w:hint="eastAsia" w:ascii="宋体" w:hAnsi="宋体" w:cs="宋体"/>
          <w:b/>
          <w:kern w:val="0"/>
          <w:sz w:val="24"/>
          <w:lang w:val="en-US" w:eastAsia="zh-CN"/>
        </w:rPr>
        <w:t>价格</w:t>
      </w:r>
      <w:r>
        <w:rPr>
          <w:rFonts w:hint="eastAsia" w:ascii="宋体" w:hAnsi="宋体" w:cs="宋体"/>
          <w:b/>
          <w:kern w:val="0"/>
          <w:sz w:val="24"/>
          <w:lang w:eastAsia="zh-CN"/>
        </w:rPr>
        <w:t>、</w:t>
      </w:r>
      <w:r>
        <w:rPr>
          <w:rFonts w:hint="eastAsia" w:ascii="宋体" w:hAnsi="宋体" w:cs="宋体"/>
          <w:b/>
          <w:kern w:val="0"/>
          <w:sz w:val="24"/>
        </w:rPr>
        <w:t>结算方式：</w:t>
      </w:r>
    </w:p>
    <w:tbl>
      <w:tblPr>
        <w:tblStyle w:val="4"/>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
        <w:gridCol w:w="949"/>
        <w:gridCol w:w="1143"/>
        <w:gridCol w:w="1000"/>
        <w:gridCol w:w="1247"/>
        <w:gridCol w:w="1302"/>
        <w:gridCol w:w="1155"/>
        <w:gridCol w:w="1087"/>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trPr>
        <w:tc>
          <w:tcPr>
            <w:tcW w:w="589" w:type="dxa"/>
            <w:vAlign w:val="center"/>
          </w:tcPr>
          <w:p>
            <w:pPr>
              <w:spacing w:line="276" w:lineRule="auto"/>
              <w:jc w:val="center"/>
              <w:rPr>
                <w:sz w:val="24"/>
              </w:rPr>
            </w:pPr>
            <w:r>
              <w:rPr>
                <w:rFonts w:hint="eastAsia"/>
                <w:sz w:val="24"/>
              </w:rPr>
              <w:t>序号</w:t>
            </w:r>
          </w:p>
        </w:tc>
        <w:tc>
          <w:tcPr>
            <w:tcW w:w="949" w:type="dxa"/>
            <w:vAlign w:val="center"/>
          </w:tcPr>
          <w:p>
            <w:pPr>
              <w:spacing w:line="276" w:lineRule="auto"/>
              <w:jc w:val="center"/>
              <w:rPr>
                <w:sz w:val="24"/>
              </w:rPr>
            </w:pPr>
            <w:r>
              <w:rPr>
                <w:rFonts w:hint="eastAsia"/>
                <w:sz w:val="24"/>
              </w:rPr>
              <w:t>设备</w:t>
            </w:r>
          </w:p>
          <w:p>
            <w:pPr>
              <w:spacing w:line="276" w:lineRule="auto"/>
              <w:jc w:val="center"/>
              <w:rPr>
                <w:sz w:val="24"/>
              </w:rPr>
            </w:pPr>
            <w:r>
              <w:rPr>
                <w:rFonts w:hint="eastAsia"/>
                <w:sz w:val="24"/>
              </w:rPr>
              <w:t>类型</w:t>
            </w:r>
          </w:p>
        </w:tc>
        <w:tc>
          <w:tcPr>
            <w:tcW w:w="1143" w:type="dxa"/>
            <w:vAlign w:val="center"/>
          </w:tcPr>
          <w:p>
            <w:pPr>
              <w:spacing w:line="276" w:lineRule="auto"/>
              <w:jc w:val="center"/>
              <w:rPr>
                <w:sz w:val="24"/>
              </w:rPr>
            </w:pPr>
            <w:r>
              <w:rPr>
                <w:rFonts w:hint="eastAsia"/>
                <w:sz w:val="24"/>
              </w:rPr>
              <w:t>型号</w:t>
            </w:r>
          </w:p>
        </w:tc>
        <w:tc>
          <w:tcPr>
            <w:tcW w:w="1000" w:type="dxa"/>
            <w:vAlign w:val="center"/>
          </w:tcPr>
          <w:p>
            <w:pPr>
              <w:spacing w:line="276" w:lineRule="auto"/>
              <w:jc w:val="center"/>
              <w:rPr>
                <w:sz w:val="24"/>
              </w:rPr>
            </w:pPr>
            <w:r>
              <w:rPr>
                <w:rFonts w:hint="eastAsia"/>
                <w:sz w:val="24"/>
              </w:rPr>
              <w:t>出厂</w:t>
            </w:r>
          </w:p>
          <w:p>
            <w:pPr>
              <w:spacing w:line="276" w:lineRule="auto"/>
              <w:jc w:val="center"/>
              <w:rPr>
                <w:sz w:val="24"/>
              </w:rPr>
            </w:pPr>
            <w:r>
              <w:rPr>
                <w:rFonts w:hint="eastAsia"/>
                <w:sz w:val="24"/>
              </w:rPr>
              <w:t>日期</w:t>
            </w:r>
          </w:p>
        </w:tc>
        <w:tc>
          <w:tcPr>
            <w:tcW w:w="1247" w:type="dxa"/>
            <w:vAlign w:val="center"/>
          </w:tcPr>
          <w:p>
            <w:pPr>
              <w:spacing w:line="276" w:lineRule="auto"/>
              <w:jc w:val="center"/>
              <w:rPr>
                <w:rFonts w:hint="default" w:eastAsia="宋体"/>
                <w:sz w:val="24"/>
                <w:lang w:val="en-US" w:eastAsia="zh-CN"/>
              </w:rPr>
            </w:pPr>
            <w:r>
              <w:rPr>
                <w:rFonts w:hint="eastAsia"/>
                <w:sz w:val="24"/>
                <w:lang w:val="en-US" w:eastAsia="zh-CN"/>
              </w:rPr>
              <w:t>设备不含税进退场费（元/台）</w:t>
            </w:r>
          </w:p>
        </w:tc>
        <w:tc>
          <w:tcPr>
            <w:tcW w:w="1302" w:type="dxa"/>
            <w:vAlign w:val="center"/>
          </w:tcPr>
          <w:p>
            <w:pPr>
              <w:spacing w:line="276" w:lineRule="auto"/>
              <w:jc w:val="center"/>
              <w:rPr>
                <w:rFonts w:hint="eastAsia" w:eastAsia="宋体"/>
                <w:sz w:val="24"/>
                <w:lang w:eastAsia="zh-CN"/>
              </w:rPr>
            </w:pPr>
            <w:r>
              <w:rPr>
                <w:rFonts w:hint="eastAsia"/>
                <w:sz w:val="24"/>
              </w:rPr>
              <w:t>月</w:t>
            </w:r>
            <w:r>
              <w:rPr>
                <w:rFonts w:hint="eastAsia"/>
                <w:sz w:val="24"/>
                <w:lang w:val="en-US" w:eastAsia="zh-CN"/>
              </w:rPr>
              <w:t>租金不含税</w:t>
            </w:r>
          </w:p>
          <w:p>
            <w:pPr>
              <w:spacing w:line="276" w:lineRule="auto"/>
              <w:jc w:val="center"/>
              <w:rPr>
                <w:sz w:val="24"/>
              </w:rPr>
            </w:pPr>
            <w:r>
              <w:rPr>
                <w:rFonts w:hint="eastAsia"/>
                <w:sz w:val="24"/>
              </w:rPr>
              <w:t>价格（元</w:t>
            </w:r>
            <w:r>
              <w:rPr>
                <w:sz w:val="24"/>
              </w:rPr>
              <w:t>/</w:t>
            </w:r>
            <w:r>
              <w:rPr>
                <w:rFonts w:hint="eastAsia"/>
                <w:sz w:val="24"/>
              </w:rPr>
              <w:t>台）</w:t>
            </w:r>
          </w:p>
        </w:tc>
        <w:tc>
          <w:tcPr>
            <w:tcW w:w="1155" w:type="dxa"/>
            <w:vAlign w:val="center"/>
          </w:tcPr>
          <w:p>
            <w:pPr>
              <w:spacing w:line="276" w:lineRule="auto"/>
              <w:jc w:val="center"/>
              <w:rPr>
                <w:rFonts w:hint="eastAsia" w:eastAsia="宋体"/>
                <w:sz w:val="24"/>
                <w:lang w:val="en-US" w:eastAsia="zh-CN"/>
              </w:rPr>
            </w:pPr>
            <w:r>
              <w:rPr>
                <w:rFonts w:hint="eastAsia"/>
                <w:sz w:val="24"/>
                <w:lang w:val="en-US" w:eastAsia="zh-CN"/>
              </w:rPr>
              <w:t>税率金额（元/台）</w:t>
            </w:r>
          </w:p>
        </w:tc>
        <w:tc>
          <w:tcPr>
            <w:tcW w:w="1087" w:type="dxa"/>
            <w:vAlign w:val="center"/>
          </w:tcPr>
          <w:p>
            <w:pPr>
              <w:spacing w:line="276" w:lineRule="auto"/>
              <w:jc w:val="center"/>
              <w:rPr>
                <w:rFonts w:hint="default" w:eastAsia="宋体"/>
                <w:sz w:val="24"/>
                <w:lang w:val="en-US" w:eastAsia="zh-CN"/>
              </w:rPr>
            </w:pPr>
            <w:r>
              <w:rPr>
                <w:rFonts w:hint="eastAsia"/>
                <w:sz w:val="24"/>
                <w:lang w:val="en-US" w:eastAsia="zh-CN"/>
              </w:rPr>
              <w:t>合计价格（元/台）</w:t>
            </w:r>
          </w:p>
        </w:tc>
        <w:tc>
          <w:tcPr>
            <w:tcW w:w="1417" w:type="dxa"/>
            <w:vAlign w:val="center"/>
          </w:tcPr>
          <w:p>
            <w:pPr>
              <w:spacing w:line="276" w:lineRule="auto"/>
              <w:jc w:val="center"/>
              <w:rPr>
                <w:sz w:val="24"/>
              </w:rPr>
            </w:pPr>
            <w:r>
              <w:rPr>
                <w:rFonts w:hint="eastAsia"/>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589" w:type="dxa"/>
            <w:vAlign w:val="center"/>
          </w:tcPr>
          <w:p>
            <w:pPr>
              <w:spacing w:line="276" w:lineRule="auto"/>
              <w:jc w:val="center"/>
              <w:rPr>
                <w:rFonts w:hint="eastAsia" w:eastAsia="宋体"/>
                <w:sz w:val="24"/>
                <w:lang w:val="en-US" w:eastAsia="zh-CN"/>
              </w:rPr>
            </w:pPr>
            <w:r>
              <w:rPr>
                <w:rFonts w:hint="eastAsia"/>
                <w:sz w:val="24"/>
                <w:lang w:val="en-US" w:eastAsia="zh-CN"/>
              </w:rPr>
              <w:t>1</w:t>
            </w:r>
          </w:p>
        </w:tc>
        <w:tc>
          <w:tcPr>
            <w:tcW w:w="949" w:type="dxa"/>
            <w:vAlign w:val="center"/>
          </w:tcPr>
          <w:p>
            <w:pPr>
              <w:spacing w:line="276" w:lineRule="auto"/>
              <w:jc w:val="center"/>
              <w:rPr>
                <w:rFonts w:hint="default"/>
                <w:sz w:val="24"/>
                <w:lang w:val="en-US" w:eastAsia="zh-CN"/>
              </w:rPr>
            </w:pPr>
            <w:r>
              <w:rPr>
                <w:rFonts w:hint="eastAsia"/>
                <w:sz w:val="24"/>
                <w:lang w:val="en-US" w:eastAsia="zh-CN"/>
              </w:rPr>
              <w:t>施工电梯进退场费</w:t>
            </w:r>
          </w:p>
        </w:tc>
        <w:tc>
          <w:tcPr>
            <w:tcW w:w="1143" w:type="dxa"/>
            <w:vAlign w:val="center"/>
          </w:tcPr>
          <w:p>
            <w:pPr>
              <w:spacing w:line="276" w:lineRule="auto"/>
              <w:jc w:val="center"/>
              <w:rPr>
                <w:rFonts w:hint="eastAsia"/>
                <w:sz w:val="24"/>
                <w:lang w:val="en-US" w:eastAsia="zh-CN"/>
              </w:rPr>
            </w:pPr>
            <w:r>
              <w:rPr>
                <w:rFonts w:hint="eastAsia"/>
                <w:sz w:val="24"/>
                <w:u w:val="dotted"/>
                <w:lang w:val="en-US" w:eastAsia="zh-CN"/>
              </w:rPr>
              <w:t>SC200/200</w:t>
            </w:r>
            <w:r>
              <w:rPr>
                <w:rFonts w:hint="eastAsia"/>
                <w:sz w:val="24"/>
                <w:lang w:val="en-US" w:eastAsia="zh-CN"/>
              </w:rPr>
              <w:t xml:space="preserve"> </w:t>
            </w:r>
            <w:r>
              <w:rPr>
                <w:sz w:val="24"/>
              </w:rPr>
              <w:t xml:space="preserve"> </w:t>
            </w:r>
          </w:p>
        </w:tc>
        <w:tc>
          <w:tcPr>
            <w:tcW w:w="1000" w:type="dxa"/>
            <w:vAlign w:val="center"/>
          </w:tcPr>
          <w:p>
            <w:pPr>
              <w:spacing w:line="276" w:lineRule="auto"/>
              <w:jc w:val="center"/>
              <w:rPr>
                <w:sz w:val="24"/>
              </w:rPr>
            </w:pPr>
            <w:r>
              <w:rPr>
                <w:sz w:val="24"/>
              </w:rPr>
              <w:t>5</w:t>
            </w:r>
            <w:r>
              <w:rPr>
                <w:rFonts w:hint="eastAsia"/>
                <w:sz w:val="24"/>
              </w:rPr>
              <w:t>年内的机械设备</w:t>
            </w:r>
          </w:p>
        </w:tc>
        <w:tc>
          <w:tcPr>
            <w:tcW w:w="1247" w:type="dxa"/>
            <w:vAlign w:val="center"/>
          </w:tcPr>
          <w:p>
            <w:pPr>
              <w:spacing w:line="276" w:lineRule="auto"/>
              <w:jc w:val="center"/>
              <w:rPr>
                <w:rFonts w:hint="default" w:eastAsia="宋体"/>
                <w:sz w:val="24"/>
                <w:lang w:val="en-US" w:eastAsia="zh-CN"/>
              </w:rPr>
            </w:pPr>
            <w:r>
              <w:rPr>
                <w:rFonts w:hint="eastAsia"/>
                <w:sz w:val="24"/>
                <w:lang w:val="en-US" w:eastAsia="zh-CN"/>
              </w:rPr>
              <w:t>20000</w:t>
            </w:r>
          </w:p>
        </w:tc>
        <w:tc>
          <w:tcPr>
            <w:tcW w:w="1302" w:type="dxa"/>
            <w:vAlign w:val="center"/>
          </w:tcPr>
          <w:p>
            <w:pPr>
              <w:spacing w:line="276" w:lineRule="auto"/>
              <w:jc w:val="center"/>
              <w:rPr>
                <w:rFonts w:hint="eastAsia" w:eastAsia="宋体"/>
                <w:sz w:val="24"/>
                <w:lang w:val="en-US" w:eastAsia="zh-CN"/>
              </w:rPr>
            </w:pPr>
            <w:r>
              <w:rPr>
                <w:sz w:val="24"/>
              </w:rPr>
              <w:t xml:space="preserve"> </w:t>
            </w:r>
            <w:r>
              <w:rPr>
                <w:rFonts w:hint="eastAsia"/>
                <w:sz w:val="24"/>
                <w:lang w:val="en-US" w:eastAsia="zh-CN"/>
              </w:rPr>
              <w:t>/</w:t>
            </w:r>
          </w:p>
        </w:tc>
        <w:tc>
          <w:tcPr>
            <w:tcW w:w="1155" w:type="dxa"/>
            <w:vAlign w:val="center"/>
          </w:tcPr>
          <w:p>
            <w:pPr>
              <w:spacing w:line="276" w:lineRule="auto"/>
              <w:jc w:val="center"/>
              <w:rPr>
                <w:rFonts w:hint="default" w:eastAsia="宋体"/>
                <w:sz w:val="24"/>
                <w:lang w:val="en-US" w:eastAsia="zh-CN"/>
              </w:rPr>
            </w:pPr>
            <w:r>
              <w:rPr>
                <w:rFonts w:hint="eastAsia"/>
                <w:sz w:val="24"/>
                <w:lang w:val="en-US" w:eastAsia="zh-CN"/>
              </w:rPr>
              <w:t>600</w:t>
            </w:r>
          </w:p>
        </w:tc>
        <w:tc>
          <w:tcPr>
            <w:tcW w:w="1087" w:type="dxa"/>
            <w:vAlign w:val="center"/>
          </w:tcPr>
          <w:p>
            <w:pPr>
              <w:spacing w:line="276" w:lineRule="auto"/>
              <w:jc w:val="center"/>
              <w:rPr>
                <w:rFonts w:hint="default" w:eastAsia="宋体"/>
                <w:sz w:val="24"/>
                <w:lang w:val="en-US" w:eastAsia="zh-CN"/>
              </w:rPr>
            </w:pPr>
            <w:r>
              <w:rPr>
                <w:rFonts w:hint="eastAsia"/>
                <w:sz w:val="24"/>
                <w:lang w:val="en-US" w:eastAsia="zh-CN"/>
              </w:rPr>
              <w:t>20600</w:t>
            </w:r>
          </w:p>
        </w:tc>
        <w:tc>
          <w:tcPr>
            <w:tcW w:w="1417" w:type="dxa"/>
            <w:vAlign w:val="center"/>
          </w:tcPr>
          <w:p>
            <w:pPr>
              <w:spacing w:line="276" w:lineRule="auto"/>
              <w:jc w:val="center"/>
              <w:rPr>
                <w:rFonts w:hint="default" w:eastAsia="宋体"/>
                <w:sz w:val="24"/>
                <w:lang w:val="en-US" w:eastAsia="zh-CN"/>
              </w:rPr>
            </w:pPr>
            <w:r>
              <w:rPr>
                <w:rFonts w:hint="eastAsia"/>
                <w:sz w:val="24"/>
                <w:lang w:val="en-US" w:eastAsia="zh-CN"/>
              </w:rPr>
              <w:t>设备高度满足项目需求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589" w:type="dxa"/>
            <w:vAlign w:val="center"/>
          </w:tcPr>
          <w:p>
            <w:pPr>
              <w:spacing w:line="276" w:lineRule="auto"/>
              <w:jc w:val="center"/>
              <w:rPr>
                <w:rFonts w:hint="eastAsia" w:eastAsia="宋体"/>
                <w:sz w:val="24"/>
                <w:lang w:val="en-US" w:eastAsia="zh-CN"/>
              </w:rPr>
            </w:pPr>
            <w:r>
              <w:rPr>
                <w:rFonts w:hint="eastAsia"/>
                <w:sz w:val="24"/>
                <w:lang w:val="en-US" w:eastAsia="zh-CN"/>
              </w:rPr>
              <w:t>2</w:t>
            </w:r>
          </w:p>
        </w:tc>
        <w:tc>
          <w:tcPr>
            <w:tcW w:w="949" w:type="dxa"/>
            <w:vAlign w:val="center"/>
          </w:tcPr>
          <w:p>
            <w:pPr>
              <w:spacing w:line="276" w:lineRule="auto"/>
              <w:jc w:val="center"/>
              <w:rPr>
                <w:rFonts w:hint="default" w:eastAsia="宋体"/>
                <w:sz w:val="24"/>
                <w:lang w:val="en-US" w:eastAsia="zh-CN"/>
              </w:rPr>
            </w:pPr>
            <w:r>
              <w:rPr>
                <w:rFonts w:hint="eastAsia"/>
                <w:sz w:val="24"/>
                <w:lang w:val="en-US" w:eastAsia="zh-CN"/>
              </w:rPr>
              <w:t>施工电梯月租金</w:t>
            </w:r>
          </w:p>
        </w:tc>
        <w:tc>
          <w:tcPr>
            <w:tcW w:w="1143" w:type="dxa"/>
            <w:vAlign w:val="center"/>
          </w:tcPr>
          <w:p>
            <w:pPr>
              <w:spacing w:line="276" w:lineRule="auto"/>
              <w:jc w:val="center"/>
              <w:rPr>
                <w:sz w:val="24"/>
              </w:rPr>
            </w:pPr>
            <w:r>
              <w:rPr>
                <w:rFonts w:hint="eastAsia"/>
                <w:sz w:val="24"/>
                <w:u w:val="dotted"/>
                <w:lang w:val="en-US" w:eastAsia="zh-CN"/>
              </w:rPr>
              <w:t>SC200/200</w:t>
            </w:r>
          </w:p>
        </w:tc>
        <w:tc>
          <w:tcPr>
            <w:tcW w:w="1000" w:type="dxa"/>
            <w:vAlign w:val="center"/>
          </w:tcPr>
          <w:p>
            <w:pPr>
              <w:spacing w:line="276" w:lineRule="auto"/>
              <w:jc w:val="center"/>
              <w:rPr>
                <w:sz w:val="24"/>
              </w:rPr>
            </w:pPr>
            <w:r>
              <w:rPr>
                <w:sz w:val="24"/>
              </w:rPr>
              <w:t>5</w:t>
            </w:r>
            <w:r>
              <w:rPr>
                <w:rFonts w:hint="eastAsia"/>
                <w:sz w:val="24"/>
              </w:rPr>
              <w:t>年内的机械设备</w:t>
            </w:r>
          </w:p>
        </w:tc>
        <w:tc>
          <w:tcPr>
            <w:tcW w:w="1247" w:type="dxa"/>
            <w:vAlign w:val="center"/>
          </w:tcPr>
          <w:p>
            <w:pPr>
              <w:spacing w:line="276" w:lineRule="auto"/>
              <w:jc w:val="center"/>
              <w:rPr>
                <w:rFonts w:hint="eastAsia" w:eastAsia="宋体"/>
                <w:sz w:val="24"/>
                <w:lang w:val="en-US" w:eastAsia="zh-CN"/>
              </w:rPr>
            </w:pPr>
            <w:r>
              <w:rPr>
                <w:rFonts w:hint="eastAsia"/>
                <w:sz w:val="24"/>
                <w:lang w:val="en-US" w:eastAsia="zh-CN"/>
              </w:rPr>
              <w:t>/</w:t>
            </w:r>
          </w:p>
        </w:tc>
        <w:tc>
          <w:tcPr>
            <w:tcW w:w="1302" w:type="dxa"/>
            <w:vAlign w:val="center"/>
          </w:tcPr>
          <w:p>
            <w:pPr>
              <w:spacing w:line="276" w:lineRule="auto"/>
              <w:jc w:val="center"/>
              <w:rPr>
                <w:rFonts w:hint="default" w:eastAsia="宋体"/>
                <w:sz w:val="24"/>
                <w:lang w:val="en-US" w:eastAsia="zh-CN"/>
              </w:rPr>
            </w:pPr>
            <w:r>
              <w:rPr>
                <w:rFonts w:hint="eastAsia"/>
                <w:sz w:val="24"/>
                <w:lang w:val="en-US" w:eastAsia="zh-CN"/>
              </w:rPr>
              <w:t>12000</w:t>
            </w:r>
          </w:p>
        </w:tc>
        <w:tc>
          <w:tcPr>
            <w:tcW w:w="1155" w:type="dxa"/>
            <w:vAlign w:val="center"/>
          </w:tcPr>
          <w:p>
            <w:pPr>
              <w:spacing w:line="276" w:lineRule="auto"/>
              <w:jc w:val="center"/>
              <w:rPr>
                <w:rFonts w:hint="default" w:eastAsia="宋体"/>
                <w:sz w:val="24"/>
                <w:lang w:val="en-US" w:eastAsia="zh-CN"/>
              </w:rPr>
            </w:pPr>
            <w:r>
              <w:rPr>
                <w:rFonts w:hint="eastAsia"/>
                <w:sz w:val="24"/>
                <w:lang w:val="en-US" w:eastAsia="zh-CN"/>
              </w:rPr>
              <w:t>360</w:t>
            </w:r>
          </w:p>
        </w:tc>
        <w:tc>
          <w:tcPr>
            <w:tcW w:w="1087" w:type="dxa"/>
            <w:vAlign w:val="center"/>
          </w:tcPr>
          <w:p>
            <w:pPr>
              <w:spacing w:line="276" w:lineRule="auto"/>
              <w:jc w:val="center"/>
              <w:rPr>
                <w:rFonts w:hint="default" w:eastAsia="宋体"/>
                <w:sz w:val="24"/>
                <w:lang w:val="en-US" w:eastAsia="zh-CN"/>
              </w:rPr>
            </w:pPr>
            <w:r>
              <w:rPr>
                <w:rFonts w:hint="eastAsia"/>
                <w:sz w:val="24"/>
                <w:lang w:val="en-US" w:eastAsia="zh-CN"/>
              </w:rPr>
              <w:t>12360</w:t>
            </w:r>
          </w:p>
        </w:tc>
        <w:tc>
          <w:tcPr>
            <w:tcW w:w="1417" w:type="dxa"/>
            <w:vAlign w:val="center"/>
          </w:tcPr>
          <w:p>
            <w:pPr>
              <w:spacing w:line="276" w:lineRule="auto"/>
              <w:jc w:val="center"/>
              <w:rPr>
                <w:sz w:val="24"/>
              </w:rPr>
            </w:pPr>
            <w:r>
              <w:rPr>
                <w:rFonts w:hint="eastAsia"/>
                <w:sz w:val="24"/>
                <w:lang w:val="en-US" w:eastAsia="zh-CN"/>
              </w:rPr>
              <w:t>设备高度满足项目需求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9889" w:type="dxa"/>
            <w:gridSpan w:val="9"/>
            <w:vAlign w:val="center"/>
          </w:tcPr>
          <w:p>
            <w:pPr>
              <w:spacing w:line="276" w:lineRule="auto"/>
              <w:rPr>
                <w:rFonts w:hint="default" w:eastAsia="宋体"/>
                <w:sz w:val="24"/>
                <w:lang w:val="en-US" w:eastAsia="zh-CN"/>
              </w:rPr>
            </w:pPr>
            <w:r>
              <w:rPr>
                <w:rFonts w:hint="eastAsia"/>
                <w:sz w:val="24"/>
              </w:rPr>
              <w:t>备注：</w:t>
            </w:r>
            <w:r>
              <w:rPr>
                <w:rFonts w:hint="eastAsia"/>
                <w:sz w:val="24"/>
                <w:lang w:val="en-US" w:eastAsia="zh-CN"/>
              </w:rPr>
              <w:t>以上设备进退场费、</w:t>
            </w:r>
            <w:r>
              <w:rPr>
                <w:rFonts w:hint="eastAsia"/>
                <w:sz w:val="24"/>
              </w:rPr>
              <w:t>月租金</w:t>
            </w:r>
            <w:r>
              <w:rPr>
                <w:rFonts w:hint="eastAsia"/>
                <w:sz w:val="24"/>
                <w:lang w:val="en-US" w:eastAsia="zh-CN"/>
              </w:rPr>
              <w:t>合计价格含</w:t>
            </w:r>
            <w:r>
              <w:rPr>
                <w:sz w:val="24"/>
              </w:rPr>
              <w:t>3%</w:t>
            </w:r>
            <w:r>
              <w:rPr>
                <w:rFonts w:hint="eastAsia"/>
                <w:sz w:val="24"/>
              </w:rPr>
              <w:t>税金</w:t>
            </w:r>
            <w:r>
              <w:rPr>
                <w:rFonts w:hint="eastAsia"/>
                <w:sz w:val="24"/>
                <w:lang w:eastAsia="zh-CN"/>
              </w:rPr>
              <w:t>，</w:t>
            </w:r>
            <w:r>
              <w:rPr>
                <w:rFonts w:hint="eastAsia"/>
                <w:sz w:val="24"/>
                <w:lang w:val="en-US" w:eastAsia="zh-CN"/>
              </w:rPr>
              <w:t>不含司机工资</w:t>
            </w:r>
            <w:r>
              <w:rPr>
                <w:rFonts w:hint="eastAsia"/>
                <w:sz w:val="24"/>
              </w:rPr>
              <w:t>。设备进场前必须翻新。甲方见票付款。</w:t>
            </w:r>
          </w:p>
        </w:tc>
      </w:tr>
    </w:tbl>
    <w:p>
      <w:pPr>
        <w:widowControl/>
        <w:numPr>
          <w:ilvl w:val="0"/>
          <w:numId w:val="0"/>
        </w:numPr>
        <w:overflowPunct w:val="0"/>
        <w:spacing w:line="360" w:lineRule="auto"/>
        <w:jc w:val="left"/>
        <w:rPr>
          <w:rFonts w:hint="eastAsia" w:ascii="宋体" w:hAnsi="宋体" w:cs="宋体"/>
          <w:b/>
          <w:kern w:val="0"/>
          <w:sz w:val="24"/>
        </w:rPr>
      </w:pPr>
    </w:p>
    <w:p>
      <w:pPr>
        <w:widowControl/>
        <w:overflowPunct w:val="0"/>
        <w:spacing w:line="360" w:lineRule="auto"/>
        <w:jc w:val="left"/>
        <w:rPr>
          <w:rFonts w:ascii="宋体" w:cs="宋体"/>
          <w:kern w:val="0"/>
          <w:sz w:val="24"/>
        </w:rPr>
      </w:pPr>
      <w:r>
        <w:rPr>
          <w:rFonts w:hint="eastAsia" w:ascii="宋体" w:hAnsi="宋体" w:cs="宋体"/>
          <w:kern w:val="0"/>
          <w:sz w:val="24"/>
          <w:lang w:val="en-US" w:eastAsia="zh-CN"/>
        </w:rPr>
        <w:t>1、</w:t>
      </w:r>
      <w:r>
        <w:rPr>
          <w:rFonts w:hint="eastAsia" w:ascii="宋体" w:hAnsi="宋体" w:cs="宋体"/>
          <w:kern w:val="0"/>
          <w:sz w:val="24"/>
        </w:rPr>
        <w:t>电梯进场和退场费共计：设备进退场费共</w:t>
      </w:r>
      <w:r>
        <w:rPr>
          <w:rFonts w:ascii="宋体" w:hAnsi="宋体" w:cs="宋体"/>
          <w:kern w:val="0"/>
          <w:sz w:val="24"/>
          <w:u w:val="single"/>
        </w:rPr>
        <w:t xml:space="preserve">    </w:t>
      </w:r>
      <w:r>
        <w:rPr>
          <w:rFonts w:hint="eastAsia" w:ascii="宋体" w:hAnsi="宋体" w:cs="宋体"/>
          <w:kern w:val="0"/>
          <w:sz w:val="24"/>
          <w:u w:val="single"/>
        </w:rPr>
        <w:t>元整（小写￥</w:t>
      </w:r>
      <w:r>
        <w:rPr>
          <w:rFonts w:ascii="宋体" w:hAnsi="宋体" w:cs="宋体"/>
          <w:kern w:val="0"/>
          <w:sz w:val="24"/>
          <w:u w:val="single"/>
        </w:rPr>
        <w:t xml:space="preserve">:     </w:t>
      </w:r>
      <w:r>
        <w:rPr>
          <w:rFonts w:hint="eastAsia" w:ascii="宋体" w:hAnsi="宋体" w:cs="宋体"/>
          <w:kern w:val="0"/>
          <w:sz w:val="24"/>
          <w:u w:val="single"/>
        </w:rPr>
        <w:t>元</w:t>
      </w:r>
      <w:r>
        <w:rPr>
          <w:rFonts w:ascii="宋体" w:hAnsi="宋体" w:cs="宋体"/>
          <w:kern w:val="0"/>
          <w:sz w:val="24"/>
          <w:u w:val="single"/>
        </w:rPr>
        <w:t>/</w:t>
      </w:r>
      <w:r>
        <w:rPr>
          <w:rFonts w:hint="eastAsia" w:ascii="宋体" w:hAnsi="宋体" w:cs="宋体"/>
          <w:kern w:val="0"/>
          <w:sz w:val="24"/>
          <w:u w:val="single"/>
        </w:rPr>
        <w:t>台）</w:t>
      </w:r>
      <w:r>
        <w:rPr>
          <w:rFonts w:hint="eastAsia" w:ascii="宋体" w:hAnsi="宋体" w:cs="宋体"/>
          <w:kern w:val="0"/>
          <w:sz w:val="24"/>
        </w:rPr>
        <w:t>，包括</w:t>
      </w:r>
      <w:r>
        <w:rPr>
          <w:rFonts w:hint="eastAsia" w:ascii="宋体" w:hAnsi="宋体" w:cs="宋体"/>
          <w:kern w:val="0"/>
          <w:sz w:val="24"/>
          <w:lang w:val="en-US" w:eastAsia="zh-CN"/>
        </w:rPr>
        <w:t>3%</w:t>
      </w:r>
      <w:r>
        <w:rPr>
          <w:rFonts w:hint="eastAsia" w:ascii="宋体" w:hAnsi="宋体" w:cs="宋体"/>
          <w:kern w:val="0"/>
          <w:sz w:val="24"/>
        </w:rPr>
        <w:t>税金、基础底架、螺栓、施工电梯检测费（只含初检检测费，但必须满足安监检查要求）</w:t>
      </w:r>
      <w:r>
        <w:rPr>
          <w:rFonts w:ascii="宋体" w:cs="宋体"/>
          <w:kern w:val="0"/>
          <w:sz w:val="24"/>
        </w:rPr>
        <w:t>,</w:t>
      </w:r>
      <w:r>
        <w:rPr>
          <w:rFonts w:hint="eastAsia" w:ascii="宋体" w:hAnsi="宋体" w:cs="宋体"/>
          <w:kern w:val="0"/>
          <w:sz w:val="24"/>
        </w:rPr>
        <w:t>安装费、拆卸费、双程运输费、</w:t>
      </w:r>
      <w:r>
        <w:rPr>
          <w:rFonts w:ascii="宋体" w:hAnsi="宋体" w:cs="宋体"/>
          <w:kern w:val="0"/>
          <w:sz w:val="24"/>
        </w:rPr>
        <w:t>50</w:t>
      </w:r>
      <w:r>
        <w:rPr>
          <w:rFonts w:hint="eastAsia" w:ascii="宋体" w:hAnsi="宋体" w:cs="宋体"/>
          <w:kern w:val="0"/>
          <w:sz w:val="24"/>
        </w:rPr>
        <w:t>吨吊车费、呼叫系统等满足运行条件的相关费用。</w:t>
      </w:r>
    </w:p>
    <w:p>
      <w:pPr>
        <w:widowControl/>
        <w:overflowPunct w:val="0"/>
        <w:spacing w:line="360" w:lineRule="auto"/>
        <w:jc w:val="left"/>
        <w:rPr>
          <w:rFonts w:ascii="宋体" w:cs="宋体"/>
          <w:kern w:val="0"/>
          <w:sz w:val="24"/>
        </w:rPr>
      </w:pPr>
      <w:del w:id="26" w:author="三叶草" w:date="2023-04-27T21:48:39Z">
        <w:r>
          <w:rPr>
            <w:rFonts w:ascii="宋体" w:hAnsi="宋体" w:cs="宋体"/>
            <w:kern w:val="0"/>
            <w:sz w:val="24"/>
          </w:rPr>
          <w:drawing>
            <wp:anchor distT="0" distB="0" distL="114300" distR="114300" simplePos="0" relativeHeight="251661312" behindDoc="1" locked="0" layoutInCell="1" allowOverlap="1">
              <wp:simplePos x="0" y="0"/>
              <wp:positionH relativeFrom="column">
                <wp:posOffset>-180340</wp:posOffset>
              </wp:positionH>
              <wp:positionV relativeFrom="paragraph">
                <wp:posOffset>141605</wp:posOffset>
              </wp:positionV>
              <wp:extent cx="6297930" cy="6296025"/>
              <wp:effectExtent l="0" t="0" r="7620" b="9525"/>
              <wp:wrapNone/>
              <wp:docPr id="3" name="图片 9"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hint="eastAsia" w:ascii="宋体" w:hAnsi="宋体" w:cs="宋体"/>
          <w:kern w:val="0"/>
          <w:sz w:val="24"/>
          <w:lang w:val="en-US" w:eastAsia="zh-CN"/>
        </w:rPr>
        <w:t>2</w:t>
      </w:r>
      <w:r>
        <w:rPr>
          <w:rFonts w:hint="eastAsia" w:ascii="宋体" w:hAnsi="宋体" w:cs="宋体"/>
          <w:kern w:val="0"/>
          <w:sz w:val="24"/>
        </w:rPr>
        <w:t>、租金：每台电梯月租金大写金额</w:t>
      </w:r>
      <w:r>
        <w:rPr>
          <w:rFonts w:ascii="宋体" w:hAnsi="宋体" w:cs="宋体"/>
          <w:kern w:val="0"/>
          <w:sz w:val="24"/>
          <w:u w:val="single"/>
        </w:rPr>
        <w:t xml:space="preserve">     </w:t>
      </w:r>
      <w:r>
        <w:rPr>
          <w:rFonts w:hint="eastAsia" w:ascii="宋体" w:hAnsi="宋体" w:cs="宋体"/>
          <w:kern w:val="0"/>
          <w:sz w:val="24"/>
          <w:u w:val="single"/>
        </w:rPr>
        <w:t>元整</w:t>
      </w:r>
      <w:r>
        <w:rPr>
          <w:rFonts w:hint="eastAsia" w:ascii="宋体" w:hAnsi="宋体" w:cs="宋体"/>
          <w:kern w:val="0"/>
          <w:sz w:val="24"/>
        </w:rPr>
        <w:t>，小写金额</w:t>
      </w:r>
      <w:r>
        <w:rPr>
          <w:rFonts w:ascii="宋体" w:hAnsi="宋体" w:cs="宋体"/>
          <w:kern w:val="0"/>
          <w:sz w:val="24"/>
        </w:rPr>
        <w:t>:</w:t>
      </w:r>
      <w:r>
        <w:rPr>
          <w:rFonts w:ascii="宋体" w:hAnsi="宋体" w:cs="宋体"/>
          <w:kern w:val="0"/>
          <w:sz w:val="24"/>
          <w:u w:val="single"/>
        </w:rPr>
        <w:t xml:space="preserve">      </w:t>
      </w:r>
      <w:r>
        <w:rPr>
          <w:rFonts w:hint="eastAsia" w:ascii="宋体" w:hAnsi="宋体" w:cs="宋体"/>
          <w:kern w:val="0"/>
          <w:sz w:val="24"/>
          <w:u w:val="single"/>
        </w:rPr>
        <w:t>元</w:t>
      </w:r>
      <w:r>
        <w:rPr>
          <w:rFonts w:ascii="宋体" w:hAnsi="宋体" w:cs="宋体"/>
          <w:kern w:val="0"/>
          <w:sz w:val="24"/>
          <w:u w:val="single"/>
        </w:rPr>
        <w:t>/</w:t>
      </w:r>
      <w:r>
        <w:rPr>
          <w:rFonts w:hint="eastAsia" w:ascii="宋体" w:hAnsi="宋体" w:cs="宋体"/>
          <w:kern w:val="0"/>
          <w:sz w:val="24"/>
          <w:u w:val="single"/>
        </w:rPr>
        <w:t>台</w:t>
      </w:r>
      <w:r>
        <w:rPr>
          <w:rFonts w:hint="eastAsia" w:ascii="宋体" w:hAnsi="宋体" w:cs="宋体"/>
          <w:kern w:val="0"/>
          <w:sz w:val="24"/>
          <w:u w:val="none"/>
          <w:lang w:eastAsia="zh-CN"/>
        </w:rPr>
        <w:t>（</w:t>
      </w:r>
      <w:r>
        <w:rPr>
          <w:rFonts w:hint="eastAsia" w:ascii="宋体" w:hAnsi="宋体" w:cs="宋体"/>
          <w:kern w:val="0"/>
          <w:sz w:val="24"/>
          <w:u w:val="none"/>
          <w:lang w:val="en-US" w:eastAsia="zh-CN"/>
        </w:rPr>
        <w:t>含3%税金，不含司机工资</w:t>
      </w:r>
      <w:r>
        <w:rPr>
          <w:rFonts w:hint="eastAsia" w:ascii="宋体" w:hAnsi="宋体" w:cs="宋体"/>
          <w:kern w:val="0"/>
          <w:sz w:val="24"/>
          <w:u w:val="none"/>
          <w:lang w:eastAsia="zh-CN"/>
        </w:rPr>
        <w:t>）</w:t>
      </w:r>
      <w:r>
        <w:rPr>
          <w:rFonts w:hint="eastAsia" w:ascii="宋体" w:hAnsi="宋体" w:cs="宋体"/>
          <w:kern w:val="0"/>
          <w:sz w:val="24"/>
          <w:u w:val="none"/>
        </w:rPr>
        <w:t>。</w:t>
      </w:r>
      <w:r>
        <w:rPr>
          <w:rFonts w:ascii="宋体" w:hAnsi="宋体" w:cs="宋体"/>
          <w:kern w:val="0"/>
          <w:sz w:val="24"/>
        </w:rPr>
        <w:t xml:space="preserve"> </w:t>
      </w:r>
    </w:p>
    <w:p>
      <w:pPr>
        <w:widowControl/>
        <w:spacing w:line="360" w:lineRule="auto"/>
        <w:jc w:val="left"/>
        <w:rPr>
          <w:rFonts w:ascii="宋体" w:cs="宋体"/>
          <w:kern w:val="0"/>
          <w:sz w:val="24"/>
        </w:rPr>
      </w:pPr>
      <w:r>
        <w:rPr>
          <w:rFonts w:hint="eastAsia" w:ascii="宋体" w:hAnsi="宋体" w:cs="宋体"/>
          <w:kern w:val="0"/>
          <w:sz w:val="24"/>
          <w:lang w:val="en-US" w:eastAsia="zh-CN"/>
        </w:rPr>
        <w:t>3</w:t>
      </w:r>
      <w:r>
        <w:rPr>
          <w:rFonts w:hint="eastAsia" w:ascii="宋体" w:hAnsi="宋体" w:cs="宋体"/>
          <w:kern w:val="0"/>
          <w:sz w:val="24"/>
        </w:rPr>
        <w:t>、每台施工电梯进场，首次安装自检合格，经甲方验收后并正常使用开始计算月租。乙方办理检测部门检测合格手续，交付甲方备案。</w:t>
      </w:r>
    </w:p>
    <w:p>
      <w:pPr>
        <w:tabs>
          <w:tab w:val="left" w:pos="900"/>
        </w:tabs>
        <w:spacing w:line="360" w:lineRule="auto"/>
        <w:rPr>
          <w:rFonts w:ascii="宋体" w:cs="宋体"/>
          <w:kern w:val="0"/>
          <w:sz w:val="24"/>
        </w:rPr>
      </w:pPr>
      <w:r>
        <w:rPr>
          <w:rFonts w:hint="eastAsia" w:ascii="宋体" w:hAnsi="宋体" w:cs="宋体"/>
          <w:kern w:val="0"/>
          <w:sz w:val="24"/>
          <w:lang w:val="en-US" w:eastAsia="zh-CN"/>
        </w:rPr>
        <w:t>4</w:t>
      </w:r>
      <w:r>
        <w:rPr>
          <w:rFonts w:hint="eastAsia" w:ascii="宋体" w:hAnsi="宋体" w:cs="宋体"/>
          <w:kern w:val="0"/>
          <w:sz w:val="24"/>
        </w:rPr>
        <w:t>、付款方式：</w:t>
      </w:r>
      <w:r>
        <w:rPr>
          <w:rFonts w:ascii="宋体" w:hAnsi="宋体" w:cs="宋体"/>
          <w:kern w:val="0"/>
          <w:sz w:val="24"/>
        </w:rPr>
        <w:t>1</w:t>
      </w:r>
      <w:r>
        <w:rPr>
          <w:rFonts w:hint="eastAsia" w:ascii="宋体" w:hAnsi="宋体" w:cs="宋体"/>
          <w:kern w:val="0"/>
          <w:sz w:val="24"/>
        </w:rPr>
        <w:t>）施工电梯进退场费</w:t>
      </w:r>
      <w:r>
        <w:rPr>
          <w:rFonts w:hint="eastAsia"/>
          <w:sz w:val="24"/>
        </w:rPr>
        <w:t>，进场及退场各为</w:t>
      </w:r>
      <w:r>
        <w:rPr>
          <w:sz w:val="24"/>
        </w:rPr>
        <w:t>50%</w:t>
      </w:r>
      <w:r>
        <w:rPr>
          <w:rFonts w:hint="eastAsia"/>
          <w:sz w:val="24"/>
        </w:rPr>
        <w:t>，</w:t>
      </w:r>
      <w:r>
        <w:rPr>
          <w:rFonts w:hint="eastAsia" w:ascii="宋体" w:hAnsi="宋体" w:cs="宋体"/>
          <w:kern w:val="0"/>
          <w:sz w:val="24"/>
        </w:rPr>
        <w:t>在电梯首次安装自检合格，经甲方验收正常使用后，</w:t>
      </w:r>
      <w:r>
        <w:rPr>
          <w:rFonts w:hint="eastAsia"/>
          <w:sz w:val="24"/>
        </w:rPr>
        <w:t>由甲方在支付第一个月租金时支付乙方进场费</w:t>
      </w:r>
      <w:r>
        <w:rPr>
          <w:rFonts w:hint="eastAsia" w:ascii="宋体" w:hAnsi="宋体" w:cs="宋体"/>
          <w:kern w:val="0"/>
          <w:sz w:val="24"/>
        </w:rPr>
        <w:t>，退场费</w:t>
      </w:r>
      <w:r>
        <w:rPr>
          <w:rFonts w:hint="eastAsia"/>
          <w:sz w:val="24"/>
        </w:rPr>
        <w:t>在乙方拆除施工电梯撤离现场后，由甲方在支付最后一个月租金时支付给乙方。上述两项费用含</w:t>
      </w:r>
      <w:r>
        <w:rPr>
          <w:rFonts w:hint="eastAsia"/>
          <w:sz w:val="24"/>
          <w:lang w:val="en-US" w:eastAsia="zh-CN"/>
        </w:rPr>
        <w:t>3%</w:t>
      </w:r>
      <w:r>
        <w:rPr>
          <w:rFonts w:hint="eastAsia"/>
          <w:sz w:val="24"/>
        </w:rPr>
        <w:t>税</w:t>
      </w:r>
      <w:r>
        <w:rPr>
          <w:rFonts w:hint="eastAsia"/>
          <w:sz w:val="24"/>
          <w:lang w:val="en-US" w:eastAsia="zh-CN"/>
        </w:rPr>
        <w:t>金</w:t>
      </w:r>
      <w:r>
        <w:rPr>
          <w:rFonts w:hint="eastAsia"/>
          <w:sz w:val="24"/>
        </w:rPr>
        <w:t>。</w:t>
      </w:r>
      <w:r>
        <w:rPr>
          <w:rFonts w:ascii="宋体" w:hAnsi="宋体" w:cs="宋体"/>
          <w:kern w:val="0"/>
          <w:sz w:val="24"/>
        </w:rPr>
        <w:t>2</w:t>
      </w:r>
      <w:r>
        <w:rPr>
          <w:rFonts w:hint="eastAsia" w:ascii="宋体" w:hAnsi="宋体" w:cs="宋体"/>
          <w:kern w:val="0"/>
          <w:sz w:val="24"/>
        </w:rPr>
        <w:t>）月租费按第七个月支付第一个月的电梯租金，第八个月支付第二个月的租金，以此类推（含拆机后的余款支付）。如因甲方工程款未到账时未按时支付乙方租金，由甲乙双方另行协商，但乙方不得借此停置电梯。</w:t>
      </w:r>
    </w:p>
    <w:p>
      <w:pPr>
        <w:tabs>
          <w:tab w:val="left" w:pos="900"/>
        </w:tabs>
        <w:spacing w:line="360" w:lineRule="auto"/>
        <w:rPr>
          <w:rFonts w:ascii="宋体" w:hAnsi="宋体" w:cs="宋体"/>
          <w:kern w:val="0"/>
          <w:sz w:val="24"/>
        </w:rPr>
      </w:pPr>
      <w:r>
        <w:rPr>
          <w:rFonts w:hint="eastAsia" w:ascii="宋体" w:hAnsi="宋体" w:cs="宋体"/>
          <w:kern w:val="0"/>
          <w:sz w:val="24"/>
          <w:lang w:val="en-US" w:eastAsia="zh-CN"/>
        </w:rPr>
        <w:t>5</w:t>
      </w:r>
      <w:r>
        <w:rPr>
          <w:rFonts w:hint="eastAsia" w:ascii="宋体" w:hAnsi="宋体" w:cs="宋体"/>
          <w:kern w:val="0"/>
          <w:sz w:val="24"/>
        </w:rPr>
        <w:t>、</w:t>
      </w:r>
      <w:r>
        <w:rPr>
          <w:rFonts w:hint="eastAsia"/>
          <w:sz w:val="24"/>
        </w:rPr>
        <w:t>乙方结算租赁费时，必须提供有效增值税专用发票</w:t>
      </w:r>
      <w:r>
        <w:rPr>
          <w:rFonts w:hint="eastAsia"/>
          <w:sz w:val="24"/>
          <w:lang w:eastAsia="zh-CN"/>
        </w:rPr>
        <w:t>（</w:t>
      </w:r>
      <w:r>
        <w:rPr>
          <w:rFonts w:hint="eastAsia"/>
          <w:sz w:val="24"/>
          <w:lang w:val="en-US" w:eastAsia="zh-CN"/>
        </w:rPr>
        <w:t>发票抬头为：天祥建设集团股份有限公司</w:t>
      </w:r>
      <w:r>
        <w:rPr>
          <w:rFonts w:hint="eastAsia"/>
          <w:sz w:val="24"/>
          <w:lang w:eastAsia="zh-CN"/>
        </w:rPr>
        <w:t>）</w:t>
      </w:r>
      <w:r>
        <w:rPr>
          <w:rFonts w:hint="eastAsia" w:ascii="宋体" w:hAnsi="宋体" w:cs="宋体"/>
          <w:kern w:val="0"/>
          <w:sz w:val="24"/>
        </w:rPr>
        <w:t>，并确定合同当事人领取，甲方见发票安排付款计划；否则，甲方有权拒绝付款，乙方不得因此而主张甲方的违约责任。</w:t>
      </w:r>
      <w:r>
        <w:rPr>
          <w:rFonts w:hint="eastAsia"/>
          <w:color w:val="auto"/>
          <w:sz w:val="24"/>
        </w:rPr>
        <w:t>如遇国家税务政策调整，</w:t>
      </w:r>
      <w:r>
        <w:rPr>
          <w:rFonts w:hint="eastAsia"/>
          <w:color w:val="auto"/>
          <w:sz w:val="24"/>
          <w:lang w:val="en-US" w:eastAsia="zh-CN"/>
        </w:rPr>
        <w:t>乙</w:t>
      </w:r>
      <w:r>
        <w:rPr>
          <w:rFonts w:hint="eastAsia"/>
          <w:color w:val="auto"/>
          <w:sz w:val="24"/>
        </w:rPr>
        <w:t>方需无条件配合按新政策提供相应发票。</w:t>
      </w:r>
    </w:p>
    <w:p>
      <w:pPr>
        <w:spacing w:line="360" w:lineRule="auto"/>
        <w:rPr>
          <w:sz w:val="24"/>
        </w:rPr>
      </w:pPr>
      <w:r>
        <w:rPr>
          <w:rFonts w:hint="eastAsia" w:ascii="宋体" w:hAnsi="宋体" w:cs="宋体"/>
          <w:kern w:val="0"/>
          <w:sz w:val="24"/>
          <w:lang w:val="en-US" w:eastAsia="zh-CN"/>
        </w:rPr>
        <w:t>6</w:t>
      </w:r>
      <w:r>
        <w:rPr>
          <w:rFonts w:hint="eastAsia" w:ascii="宋体" w:hAnsi="宋体" w:cs="宋体"/>
          <w:kern w:val="0"/>
          <w:sz w:val="24"/>
        </w:rPr>
        <w:t>、</w:t>
      </w:r>
      <w:r>
        <w:rPr>
          <w:rFonts w:hint="eastAsia"/>
          <w:sz w:val="24"/>
        </w:rPr>
        <w:t>乙方唯一收款信息如下：</w:t>
      </w:r>
    </w:p>
    <w:p>
      <w:pPr>
        <w:spacing w:line="360" w:lineRule="auto"/>
        <w:rPr>
          <w:rFonts w:ascii="宋体" w:cs="宋体"/>
          <w:sz w:val="24"/>
        </w:rPr>
      </w:pPr>
      <w:r>
        <w:rPr>
          <w:rFonts w:hint="eastAsia" w:ascii="宋体" w:cs="宋体"/>
          <w:sz w:val="24"/>
        </w:rPr>
        <w:t>收款户名：</w:t>
      </w:r>
    </w:p>
    <w:p>
      <w:pPr>
        <w:spacing w:line="360" w:lineRule="auto"/>
        <w:rPr>
          <w:rFonts w:ascii="宋体" w:cs="宋体"/>
          <w:sz w:val="24"/>
        </w:rPr>
      </w:pPr>
      <w:r>
        <w:rPr>
          <w:rFonts w:hint="eastAsia" w:ascii="宋体" w:cs="宋体"/>
          <w:sz w:val="24"/>
        </w:rPr>
        <w:t>银行账号：</w:t>
      </w:r>
    </w:p>
    <w:p>
      <w:pPr>
        <w:spacing w:line="360" w:lineRule="auto"/>
        <w:rPr>
          <w:rFonts w:ascii="宋体" w:cs="宋体"/>
          <w:sz w:val="24"/>
        </w:rPr>
      </w:pPr>
      <w:r>
        <w:rPr>
          <w:rFonts w:hint="eastAsia" w:ascii="宋体" w:cs="宋体"/>
          <w:sz w:val="24"/>
        </w:rPr>
        <w:t>开 户 行：</w:t>
      </w:r>
    </w:p>
    <w:p>
      <w:pPr>
        <w:spacing w:line="360" w:lineRule="auto"/>
        <w:rPr>
          <w:rFonts w:ascii="宋体" w:cs="宋体"/>
          <w:sz w:val="24"/>
        </w:rPr>
      </w:pPr>
      <w:r>
        <w:rPr>
          <w:rFonts w:hint="eastAsia" w:ascii="宋体" w:cs="宋体"/>
          <w:sz w:val="24"/>
        </w:rPr>
        <w:t>银行行号：</w:t>
      </w:r>
    </w:p>
    <w:p>
      <w:pPr>
        <w:tabs>
          <w:tab w:val="left" w:pos="900"/>
        </w:tabs>
        <w:spacing w:line="360" w:lineRule="auto"/>
        <w:ind w:firstLine="240" w:firstLineChars="100"/>
        <w:rPr>
          <w:sz w:val="24"/>
        </w:rPr>
      </w:pPr>
    </w:p>
    <w:p>
      <w:pPr>
        <w:widowControl/>
        <w:overflowPunct w:val="0"/>
        <w:spacing w:line="360" w:lineRule="auto"/>
        <w:jc w:val="left"/>
        <w:outlineLvl w:val="0"/>
        <w:rPr>
          <w:rFonts w:ascii="宋体" w:cs="宋体"/>
          <w:b/>
          <w:kern w:val="0"/>
          <w:sz w:val="24"/>
        </w:rPr>
      </w:pPr>
      <w:r>
        <w:rPr>
          <w:rFonts w:hint="eastAsia" w:ascii="宋体" w:hAnsi="宋体" w:cs="宋体"/>
          <w:b/>
          <w:kern w:val="0"/>
          <w:sz w:val="24"/>
        </w:rPr>
        <w:t>三、</w:t>
      </w:r>
      <w:r>
        <w:rPr>
          <w:rFonts w:ascii="宋体" w:hAnsi="宋体" w:cs="宋体"/>
          <w:b/>
          <w:kern w:val="0"/>
          <w:sz w:val="24"/>
        </w:rPr>
        <w:t xml:space="preserve"> </w:t>
      </w:r>
      <w:r>
        <w:rPr>
          <w:rFonts w:hint="eastAsia" w:ascii="宋体" w:hAnsi="宋体" w:cs="宋体"/>
          <w:b/>
          <w:kern w:val="0"/>
          <w:sz w:val="24"/>
        </w:rPr>
        <w:t>双方约定：</w:t>
      </w:r>
    </w:p>
    <w:p>
      <w:pPr>
        <w:widowControl/>
        <w:overflowPunct w:val="0"/>
        <w:spacing w:line="360" w:lineRule="auto"/>
        <w:ind w:firstLine="240" w:firstLineChars="100"/>
        <w:jc w:val="left"/>
        <w:rPr>
          <w:rFonts w:ascii="宋体" w:cs="宋体"/>
          <w:kern w:val="0"/>
          <w:sz w:val="24"/>
        </w:rPr>
      </w:pPr>
      <w:r>
        <w:rPr>
          <w:rFonts w:ascii="宋体" w:hAnsi="宋体" w:cs="宋体"/>
          <w:kern w:val="0"/>
          <w:sz w:val="24"/>
        </w:rPr>
        <w:t>1</w:t>
      </w:r>
      <w:r>
        <w:rPr>
          <w:rFonts w:hint="eastAsia" w:ascii="宋体" w:hAnsi="宋体" w:cs="宋体"/>
          <w:kern w:val="0"/>
          <w:sz w:val="24"/>
        </w:rPr>
        <w:t>、租期：</w:t>
      </w:r>
      <w:r>
        <w:rPr>
          <w:rFonts w:hint="eastAsia"/>
          <w:sz w:val="24"/>
        </w:rPr>
        <w:t>每台设备租期至少连续</w:t>
      </w:r>
      <w:r>
        <w:rPr>
          <w:sz w:val="24"/>
        </w:rPr>
        <w:t>6</w:t>
      </w:r>
      <w:r>
        <w:rPr>
          <w:rFonts w:hint="eastAsia"/>
          <w:sz w:val="24"/>
        </w:rPr>
        <w:t>个月，不足</w:t>
      </w:r>
      <w:r>
        <w:rPr>
          <w:sz w:val="24"/>
        </w:rPr>
        <w:t xml:space="preserve"> 6</w:t>
      </w:r>
      <w:r>
        <w:rPr>
          <w:rFonts w:hint="eastAsia"/>
          <w:sz w:val="24"/>
        </w:rPr>
        <w:t>个月按</w:t>
      </w:r>
      <w:r>
        <w:rPr>
          <w:sz w:val="24"/>
        </w:rPr>
        <w:t>6</w:t>
      </w:r>
      <w:r>
        <w:rPr>
          <w:rFonts w:hint="eastAsia"/>
          <w:sz w:val="24"/>
        </w:rPr>
        <w:t>个月算</w:t>
      </w:r>
      <w:r>
        <w:rPr>
          <w:rFonts w:hint="eastAsia" w:ascii="宋体" w:hAnsi="宋体" w:cs="宋体"/>
          <w:kern w:val="0"/>
          <w:sz w:val="24"/>
        </w:rPr>
        <w:t>。具体超期按实际天数计算，如最后一个月不足满月则按当月实际天数计算租期租金（实际使用天数除以当月实际天数计算），如果电梯拆除至原高度</w:t>
      </w:r>
      <w:r>
        <w:rPr>
          <w:rFonts w:ascii="宋体" w:hAnsi="宋体" w:cs="宋体"/>
          <w:kern w:val="0"/>
          <w:sz w:val="24"/>
        </w:rPr>
        <w:t>1/3</w:t>
      </w:r>
      <w:r>
        <w:rPr>
          <w:rFonts w:hint="eastAsia" w:ascii="宋体" w:hAnsi="宋体" w:cs="宋体"/>
          <w:kern w:val="0"/>
          <w:sz w:val="24"/>
        </w:rPr>
        <w:t>以上且甲方仍需要继续使用，则租金照整梯计算，如果电梯拆除至原高度</w:t>
      </w:r>
      <w:r>
        <w:rPr>
          <w:rFonts w:ascii="宋体" w:hAnsi="宋体" w:cs="宋体"/>
          <w:kern w:val="0"/>
          <w:sz w:val="24"/>
        </w:rPr>
        <w:t>1/3</w:t>
      </w:r>
      <w:r>
        <w:rPr>
          <w:rFonts w:hint="eastAsia" w:ascii="宋体" w:hAnsi="宋体" w:cs="宋体"/>
          <w:kern w:val="0"/>
          <w:sz w:val="24"/>
        </w:rPr>
        <w:t>以下且甲方仍需要继续使用的，则租金折半计算。租期以</w:t>
      </w:r>
      <w:r>
        <w:rPr>
          <w:rFonts w:hint="eastAsia"/>
          <w:sz w:val="24"/>
        </w:rPr>
        <w:t>乙方安装调试完毕并验收合格之日起至双方约定拆除之日止，双方以书面签字确认。</w:t>
      </w:r>
    </w:p>
    <w:p>
      <w:pPr>
        <w:widowControl/>
        <w:overflowPunct w:val="0"/>
        <w:spacing w:line="360" w:lineRule="auto"/>
        <w:ind w:firstLine="240" w:firstLineChars="100"/>
        <w:jc w:val="left"/>
        <w:rPr>
          <w:sz w:val="24"/>
        </w:rPr>
      </w:pPr>
      <w:r>
        <w:rPr>
          <w:rFonts w:ascii="宋体" w:hAnsi="宋体" w:cs="宋体"/>
          <w:kern w:val="0"/>
          <w:sz w:val="24"/>
        </w:rPr>
        <w:t>2</w:t>
      </w:r>
      <w:r>
        <w:rPr>
          <w:rFonts w:hint="eastAsia" w:ascii="宋体" w:hAnsi="宋体" w:cs="宋体"/>
          <w:kern w:val="0"/>
          <w:sz w:val="24"/>
        </w:rPr>
        <w:t>、租赁设备的安装、加高、拆低和完工后的拆卸由</w:t>
      </w:r>
      <w:r>
        <w:rPr>
          <w:rFonts w:hint="eastAsia"/>
          <w:sz w:val="24"/>
        </w:rPr>
        <w:t>乙方负责，但装拆用的起重设备（塔吊）由甲方提供协助。若甲方塔吊已拆，拆卸设备所需用的起重设备由乙方负责。乙方施工升降机正常安、拆卸使用的汽车吊吨位为</w:t>
      </w:r>
      <w:r>
        <w:rPr>
          <w:sz w:val="24"/>
        </w:rPr>
        <w:t>50</w:t>
      </w:r>
      <w:r>
        <w:rPr>
          <w:rFonts w:hint="eastAsia"/>
          <w:sz w:val="24"/>
        </w:rPr>
        <w:t>吨，（吊车费用乙方自行负责）如因甲方场地或工程障碍原因造成安、拆机汽车吊吨位和费用增加，增加的费用由甲方负责。</w:t>
      </w:r>
    </w:p>
    <w:p>
      <w:pPr>
        <w:widowControl/>
        <w:overflowPunct w:val="0"/>
        <w:spacing w:line="360" w:lineRule="auto"/>
        <w:ind w:firstLine="240" w:firstLineChars="100"/>
        <w:jc w:val="left"/>
        <w:rPr>
          <w:color w:val="auto"/>
          <w:sz w:val="24"/>
        </w:rPr>
      </w:pPr>
      <w:r>
        <w:rPr>
          <w:rFonts w:ascii="宋体" w:hAnsi="宋体" w:cs="宋体"/>
          <w:kern w:val="0"/>
          <w:sz w:val="24"/>
        </w:rPr>
        <w:t>3</w:t>
      </w:r>
      <w:r>
        <w:rPr>
          <w:rFonts w:hint="eastAsia" w:ascii="宋体" w:hAnsi="宋体" w:cs="宋体"/>
          <w:kern w:val="0"/>
          <w:sz w:val="24"/>
        </w:rPr>
        <w:t>、运输方式：乙方将设备运到甲方工地汽车可以到达的地点，</w:t>
      </w:r>
      <w:r>
        <w:rPr>
          <w:rFonts w:hint="eastAsia"/>
          <w:sz w:val="24"/>
        </w:rPr>
        <w:t>甲方提供塔吊协助乙方卸车。设备退场</w:t>
      </w:r>
      <w:r>
        <w:rPr>
          <w:rFonts w:hint="eastAsia"/>
          <w:color w:val="auto"/>
          <w:sz w:val="24"/>
        </w:rPr>
        <w:t>时，</w:t>
      </w:r>
      <w:r>
        <w:rPr>
          <w:rFonts w:hint="eastAsia" w:ascii="宋体" w:hAnsi="宋体" w:cs="宋体"/>
          <w:color w:val="auto"/>
          <w:kern w:val="0"/>
          <w:sz w:val="24"/>
        </w:rPr>
        <w:t>乙方拆卸设备后，</w:t>
      </w:r>
      <w:r>
        <w:rPr>
          <w:rFonts w:hint="eastAsia"/>
          <w:color w:val="auto"/>
          <w:sz w:val="24"/>
        </w:rPr>
        <w:t>甲方负责将拆卸设备材料堆在工地大货车可到达的地点，乙方自己负责装车运走。</w:t>
      </w:r>
    </w:p>
    <w:p>
      <w:pPr>
        <w:widowControl/>
        <w:overflowPunct w:val="0"/>
        <w:spacing w:line="360" w:lineRule="auto"/>
        <w:ind w:firstLine="240" w:firstLineChars="100"/>
        <w:jc w:val="left"/>
        <w:rPr>
          <w:color w:val="auto"/>
          <w:sz w:val="24"/>
        </w:rPr>
      </w:pPr>
      <w:del w:id="28" w:author="三叶草" w:date="2023-04-27T21:48:42Z">
        <w:r>
          <w:rPr>
            <w:rFonts w:ascii="宋体" w:hAnsi="宋体" w:cs="宋体"/>
            <w:color w:val="auto"/>
            <w:kern w:val="0"/>
            <w:sz w:val="24"/>
          </w:rPr>
          <w:drawing>
            <wp:anchor distT="0" distB="0" distL="114300" distR="114300" simplePos="0" relativeHeight="251662336" behindDoc="1" locked="0" layoutInCell="1" allowOverlap="1">
              <wp:simplePos x="0" y="0"/>
              <wp:positionH relativeFrom="column">
                <wp:posOffset>-285115</wp:posOffset>
              </wp:positionH>
              <wp:positionV relativeFrom="paragraph">
                <wp:posOffset>116840</wp:posOffset>
              </wp:positionV>
              <wp:extent cx="6297930" cy="6296025"/>
              <wp:effectExtent l="0" t="0" r="7620" b="9525"/>
              <wp:wrapNone/>
              <wp:docPr id="4" name="图片 10"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ascii="宋体" w:hAnsi="宋体"/>
          <w:color w:val="auto"/>
          <w:sz w:val="24"/>
        </w:rPr>
        <w:t>4</w:t>
      </w:r>
      <w:r>
        <w:rPr>
          <w:rFonts w:hint="eastAsia" w:ascii="宋体" w:hAnsi="宋体"/>
          <w:color w:val="auto"/>
          <w:sz w:val="24"/>
        </w:rPr>
        <w:t>、双方签订合同后，因乙方原因机械设备迟迟不能进场安装，影响甲方工程进度，乙方要</w:t>
      </w:r>
      <w:r>
        <w:rPr>
          <w:rFonts w:hint="eastAsia" w:ascii="宋体" w:hAnsi="宋体"/>
          <w:color w:val="auto"/>
          <w:sz w:val="24"/>
          <w:lang w:eastAsia="zh-CN"/>
        </w:rPr>
        <w:t>赔偿甲方的经济损失</w:t>
      </w:r>
      <w:r>
        <w:rPr>
          <w:rFonts w:hint="eastAsia" w:ascii="宋体" w:hAnsi="宋体"/>
          <w:color w:val="auto"/>
          <w:sz w:val="24"/>
        </w:rPr>
        <w:t>。设备进场后，大型设备由</w:t>
      </w:r>
      <w:r>
        <w:rPr>
          <w:rFonts w:hint="eastAsia"/>
          <w:color w:val="auto"/>
          <w:sz w:val="24"/>
        </w:rPr>
        <w:t>甲方保管；小型配件由乙方自已负责保管，丢失、损坏等甲方不承担任何责任。</w:t>
      </w:r>
    </w:p>
    <w:p>
      <w:pPr>
        <w:widowControl/>
        <w:overflowPunct w:val="0"/>
        <w:spacing w:line="360" w:lineRule="auto"/>
        <w:ind w:firstLine="240" w:firstLineChars="100"/>
        <w:jc w:val="left"/>
        <w:rPr>
          <w:rFonts w:ascii="宋体" w:cs="宋体"/>
          <w:color w:val="auto"/>
          <w:kern w:val="0"/>
          <w:sz w:val="24"/>
        </w:rPr>
      </w:pPr>
      <w:r>
        <w:rPr>
          <w:rFonts w:ascii="宋体" w:hAnsi="宋体"/>
          <w:color w:val="auto"/>
          <w:sz w:val="24"/>
        </w:rPr>
        <w:t>5</w:t>
      </w:r>
      <w:r>
        <w:rPr>
          <w:rFonts w:hint="eastAsia" w:ascii="宋体" w:hAnsi="宋体"/>
          <w:color w:val="auto"/>
          <w:sz w:val="24"/>
        </w:rPr>
        <w:t>、</w:t>
      </w:r>
      <w:r>
        <w:rPr>
          <w:rFonts w:hint="eastAsia"/>
          <w:color w:val="auto"/>
          <w:sz w:val="24"/>
        </w:rPr>
        <w:t>甲方要求拆机应提前十五天书面通知乙方，双方在</w:t>
      </w:r>
      <w:r>
        <w:rPr>
          <w:rFonts w:hint="eastAsia" w:ascii="宋体" w:hAnsi="宋体" w:cs="宋体"/>
          <w:color w:val="auto"/>
          <w:kern w:val="0"/>
          <w:sz w:val="24"/>
        </w:rPr>
        <w:t>满足拆卸条件下</w:t>
      </w:r>
      <w:r>
        <w:rPr>
          <w:rFonts w:hint="eastAsia"/>
          <w:color w:val="auto"/>
          <w:sz w:val="24"/>
        </w:rPr>
        <w:t>约定拆机离场</w:t>
      </w:r>
      <w:r>
        <w:rPr>
          <w:rFonts w:hint="eastAsia" w:ascii="宋体" w:hAnsi="宋体" w:cs="宋体"/>
          <w:color w:val="auto"/>
          <w:kern w:val="0"/>
          <w:sz w:val="24"/>
        </w:rPr>
        <w:t>，</w:t>
      </w:r>
      <w:r>
        <w:rPr>
          <w:rFonts w:hint="eastAsia"/>
          <w:color w:val="auto"/>
          <w:sz w:val="24"/>
        </w:rPr>
        <w:t>乙方在七个工作日内完成拆卸。余款由甲方按合同条款支付</w:t>
      </w:r>
      <w:r>
        <w:rPr>
          <w:rFonts w:hint="eastAsia" w:ascii="宋体" w:hAnsi="宋体" w:cs="宋体"/>
          <w:color w:val="auto"/>
          <w:kern w:val="0"/>
          <w:sz w:val="24"/>
        </w:rPr>
        <w:t>。</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6</w:t>
      </w:r>
      <w:r>
        <w:rPr>
          <w:rFonts w:hint="eastAsia" w:ascii="宋体" w:hAnsi="宋体" w:cs="宋体"/>
          <w:color w:val="auto"/>
          <w:kern w:val="0"/>
          <w:sz w:val="24"/>
        </w:rPr>
        <w:t>、</w:t>
      </w:r>
      <w:r>
        <w:rPr>
          <w:rFonts w:ascii="宋体" w:hAnsi="宋体" w:cs="宋体"/>
          <w:color w:val="auto"/>
          <w:kern w:val="0"/>
          <w:sz w:val="24"/>
        </w:rPr>
        <w:t xml:space="preserve"> </w:t>
      </w:r>
      <w:r>
        <w:rPr>
          <w:rFonts w:hint="eastAsia" w:ascii="宋体" w:hAnsi="宋体" w:cs="宋体"/>
          <w:color w:val="auto"/>
          <w:kern w:val="0"/>
          <w:sz w:val="24"/>
        </w:rPr>
        <w:t>租赁期间甲方不得扣押、变卖、转让、抵押施工电梯，电梯所有产权归属乙方。</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7</w:t>
      </w:r>
      <w:r>
        <w:rPr>
          <w:rFonts w:hint="eastAsia" w:ascii="宋体" w:hAnsi="宋体" w:cs="宋体"/>
          <w:color w:val="auto"/>
          <w:kern w:val="0"/>
          <w:sz w:val="24"/>
        </w:rPr>
        <w:t>、乙方负责施工升降机日常维护。若出现机械故障，乙方在正常上班时间内接到甲方通知后，应及时组织技术人员抢修，而小维修修理时间每次不得超过</w:t>
      </w:r>
      <w:bookmarkStart w:id="0" w:name="_GoBack"/>
      <w:r>
        <w:rPr>
          <w:rFonts w:ascii="宋体" w:hAnsi="宋体" w:cs="宋体"/>
          <w:color w:val="auto"/>
          <w:kern w:val="0"/>
          <w:sz w:val="24"/>
        </w:rPr>
        <w:t>5</w:t>
      </w:r>
      <w:bookmarkEnd w:id="0"/>
      <w:r>
        <w:rPr>
          <w:rFonts w:hint="eastAsia" w:ascii="宋体" w:hAnsi="宋体" w:cs="宋体"/>
          <w:color w:val="auto"/>
          <w:kern w:val="0"/>
          <w:sz w:val="24"/>
        </w:rPr>
        <w:t>个小时，从乙方接到通知至到达现场开始维修的时间折半计算后，加上修理时间，每月总计不得超过</w:t>
      </w:r>
      <w:r>
        <w:rPr>
          <w:rFonts w:ascii="宋体" w:hAnsi="宋体" w:cs="宋体"/>
          <w:color w:val="auto"/>
          <w:kern w:val="0"/>
          <w:sz w:val="24"/>
        </w:rPr>
        <w:t>24</w:t>
      </w:r>
      <w:r>
        <w:rPr>
          <w:rFonts w:hint="eastAsia" w:ascii="宋体" w:hAnsi="宋体" w:cs="宋体"/>
          <w:color w:val="auto"/>
          <w:kern w:val="0"/>
          <w:sz w:val="24"/>
        </w:rPr>
        <w:t>小时，超出者每</w:t>
      </w:r>
      <w:r>
        <w:rPr>
          <w:rFonts w:ascii="宋体" w:hAnsi="宋体" w:cs="宋体"/>
          <w:color w:val="auto"/>
          <w:kern w:val="0"/>
          <w:sz w:val="24"/>
        </w:rPr>
        <w:t>5</w:t>
      </w:r>
      <w:r>
        <w:rPr>
          <w:rFonts w:hint="eastAsia" w:ascii="宋体" w:hAnsi="宋体" w:cs="宋体"/>
          <w:color w:val="auto"/>
          <w:kern w:val="0"/>
          <w:sz w:val="24"/>
        </w:rPr>
        <w:t>小时扣除一天租金。一般故障要及时跟踪维修，随传随到（从发出通知到完成维修时间不多于</w:t>
      </w:r>
      <w:r>
        <w:rPr>
          <w:rFonts w:ascii="宋体" w:hAnsi="宋体" w:cs="宋体"/>
          <w:color w:val="auto"/>
          <w:kern w:val="0"/>
          <w:sz w:val="24"/>
          <w:u w:val="single"/>
        </w:rPr>
        <w:t xml:space="preserve"> 2 </w:t>
      </w:r>
      <w:r>
        <w:rPr>
          <w:rFonts w:hint="eastAsia" w:ascii="宋体" w:hAnsi="宋体" w:cs="宋体"/>
          <w:color w:val="auto"/>
          <w:kern w:val="0"/>
          <w:sz w:val="24"/>
        </w:rPr>
        <w:t>小时），如果超出上述时间，每次罚款</w:t>
      </w:r>
      <w:r>
        <w:rPr>
          <w:rFonts w:ascii="宋体" w:hAnsi="宋体" w:cs="宋体"/>
          <w:color w:val="auto"/>
          <w:kern w:val="0"/>
          <w:sz w:val="24"/>
          <w:u w:val="single"/>
        </w:rPr>
        <w:t>2000</w:t>
      </w:r>
      <w:r>
        <w:rPr>
          <w:rFonts w:hint="eastAsia" w:ascii="宋体" w:hAnsi="宋体" w:cs="宋体"/>
          <w:color w:val="auto"/>
          <w:kern w:val="0"/>
          <w:sz w:val="24"/>
        </w:rPr>
        <w:t>元。</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8</w:t>
      </w:r>
      <w:r>
        <w:rPr>
          <w:rFonts w:hint="eastAsia" w:ascii="宋体" w:hAnsi="宋体" w:cs="宋体"/>
          <w:color w:val="auto"/>
          <w:kern w:val="0"/>
          <w:sz w:val="24"/>
        </w:rPr>
        <w:t>、</w:t>
      </w:r>
      <w:r>
        <w:rPr>
          <w:rFonts w:ascii="宋体" w:hAnsi="宋体" w:cs="宋体"/>
          <w:color w:val="auto"/>
          <w:kern w:val="0"/>
          <w:sz w:val="24"/>
        </w:rPr>
        <w:t xml:space="preserve"> </w:t>
      </w:r>
      <w:r>
        <w:rPr>
          <w:rFonts w:hint="eastAsia" w:ascii="宋体" w:hAnsi="宋体" w:cs="宋体"/>
          <w:color w:val="auto"/>
          <w:kern w:val="0"/>
          <w:sz w:val="24"/>
        </w:rPr>
        <w:t>甲方在使用施工电梯时</w:t>
      </w:r>
      <w:r>
        <w:rPr>
          <w:rFonts w:ascii="宋体" w:cs="宋体"/>
          <w:color w:val="auto"/>
          <w:kern w:val="0"/>
          <w:sz w:val="24"/>
        </w:rPr>
        <w:t>,</w:t>
      </w:r>
      <w:r>
        <w:rPr>
          <w:rFonts w:hint="eastAsia" w:ascii="宋体" w:cs="宋体"/>
          <w:color w:val="auto"/>
          <w:kern w:val="0"/>
          <w:sz w:val="24"/>
        </w:rPr>
        <w:t>严格</w:t>
      </w:r>
      <w:r>
        <w:rPr>
          <w:rFonts w:hint="eastAsia" w:ascii="宋体" w:hAnsi="宋体" w:cs="宋体"/>
          <w:color w:val="auto"/>
          <w:kern w:val="0"/>
          <w:sz w:val="24"/>
        </w:rPr>
        <w:t>遵守国家有关的安全操作规定，对于甲方没有违章、超载的情形下发生的事故，由乙方负责。确因甲方强行乙方操作的，责任由甲方负责。</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9</w:t>
      </w:r>
      <w:r>
        <w:rPr>
          <w:rFonts w:hint="eastAsia" w:ascii="宋体" w:hAnsi="宋体" w:cs="宋体"/>
          <w:color w:val="auto"/>
          <w:kern w:val="0"/>
          <w:sz w:val="24"/>
        </w:rPr>
        <w:t>、</w:t>
      </w:r>
      <w:r>
        <w:rPr>
          <w:rFonts w:ascii="宋体" w:hAnsi="宋体" w:cs="宋体"/>
          <w:color w:val="auto"/>
          <w:kern w:val="0"/>
          <w:sz w:val="24"/>
        </w:rPr>
        <w:t xml:space="preserve"> </w:t>
      </w:r>
      <w:r>
        <w:rPr>
          <w:rFonts w:hint="eastAsia" w:ascii="宋体" w:hAnsi="宋体" w:cs="宋体"/>
          <w:color w:val="auto"/>
          <w:kern w:val="0"/>
          <w:sz w:val="24"/>
        </w:rPr>
        <w:t>租用期间，春节放假</w:t>
      </w:r>
      <w:r>
        <w:rPr>
          <w:rFonts w:ascii="宋体" w:hAnsi="宋体" w:cs="宋体"/>
          <w:color w:val="auto"/>
          <w:kern w:val="0"/>
          <w:sz w:val="24"/>
        </w:rPr>
        <w:t>15</w:t>
      </w:r>
      <w:r>
        <w:rPr>
          <w:rFonts w:hint="eastAsia" w:ascii="宋体" w:hAnsi="宋体" w:cs="宋体"/>
          <w:color w:val="auto"/>
          <w:kern w:val="0"/>
          <w:sz w:val="24"/>
        </w:rPr>
        <w:t>天，放假期间不计设备租金，放假的具体时间按照甲方项目的安排执行，若甲方需提前或延后使用机械的，乙方应无条件配合。如甲方因工程中途停工造成施工电梯停置，超过一个月租金按</w:t>
      </w:r>
      <w:r>
        <w:rPr>
          <w:rFonts w:ascii="宋体" w:hAnsi="宋体" w:cs="宋体"/>
          <w:color w:val="auto"/>
          <w:kern w:val="0"/>
          <w:sz w:val="24"/>
        </w:rPr>
        <w:t>50%</w:t>
      </w:r>
      <w:r>
        <w:rPr>
          <w:rFonts w:hint="eastAsia" w:ascii="宋体" w:hAnsi="宋体" w:cs="宋体"/>
          <w:color w:val="auto"/>
          <w:kern w:val="0"/>
          <w:sz w:val="24"/>
        </w:rPr>
        <w:t>支付，停工超出三个月，双方协商处理。</w:t>
      </w:r>
      <w:r>
        <w:rPr>
          <w:rFonts w:ascii="宋体" w:hAnsi="宋体" w:cs="宋体"/>
          <w:color w:val="auto"/>
          <w:kern w:val="0"/>
          <w:sz w:val="24"/>
        </w:rPr>
        <w:t xml:space="preserve">    </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10</w:t>
      </w:r>
      <w:r>
        <w:rPr>
          <w:rFonts w:hint="eastAsia" w:ascii="宋体" w:hAnsi="宋体" w:cs="宋体"/>
          <w:color w:val="auto"/>
          <w:kern w:val="0"/>
          <w:sz w:val="24"/>
        </w:rPr>
        <w:t>、乙方负责提供各楼层呼叫器和电源线以及安装维护。如楼层呼叫器和线路出现乙方之外的人为损坏，由甲方赔偿维修费用。</w:t>
      </w:r>
    </w:p>
    <w:p>
      <w:pPr>
        <w:widowControl/>
        <w:overflowPunct w:val="0"/>
        <w:spacing w:line="360" w:lineRule="auto"/>
        <w:jc w:val="left"/>
        <w:outlineLvl w:val="0"/>
        <w:rPr>
          <w:rFonts w:ascii="宋体" w:cs="宋体"/>
          <w:color w:val="auto"/>
          <w:kern w:val="0"/>
          <w:sz w:val="24"/>
        </w:rPr>
      </w:pPr>
      <w:r>
        <w:rPr>
          <w:rFonts w:hint="eastAsia" w:ascii="宋体" w:hAnsi="宋体" w:cs="宋体"/>
          <w:b/>
          <w:color w:val="auto"/>
          <w:kern w:val="0"/>
          <w:sz w:val="24"/>
        </w:rPr>
        <w:t>四、双方责任：</w:t>
      </w:r>
    </w:p>
    <w:p>
      <w:pPr>
        <w:widowControl/>
        <w:overflowPunct w:val="0"/>
        <w:spacing w:line="360" w:lineRule="auto"/>
        <w:jc w:val="left"/>
        <w:outlineLvl w:val="0"/>
        <w:rPr>
          <w:rFonts w:ascii="宋体" w:cs="宋体"/>
          <w:color w:val="auto"/>
          <w:kern w:val="0"/>
          <w:sz w:val="24"/>
        </w:rPr>
      </w:pPr>
      <w:r>
        <w:rPr>
          <w:rFonts w:hint="eastAsia" w:ascii="宋体" w:hAnsi="宋体" w:cs="宋体"/>
          <w:color w:val="auto"/>
          <w:kern w:val="0"/>
          <w:sz w:val="24"/>
        </w:rPr>
        <w:t>（一）甲方责任：</w:t>
      </w:r>
    </w:p>
    <w:p>
      <w:pPr>
        <w:widowControl/>
        <w:overflowPunct w:val="0"/>
        <w:spacing w:line="360" w:lineRule="auto"/>
        <w:ind w:firstLine="240" w:firstLineChars="100"/>
        <w:jc w:val="left"/>
        <w:outlineLvl w:val="0"/>
        <w:rPr>
          <w:rFonts w:ascii="宋体" w:cs="宋体"/>
          <w:color w:val="auto"/>
          <w:kern w:val="0"/>
          <w:sz w:val="24"/>
        </w:rPr>
      </w:pPr>
      <w:r>
        <w:rPr>
          <w:rFonts w:ascii="宋体" w:hAnsi="宋体" w:cs="宋体"/>
          <w:color w:val="auto"/>
          <w:kern w:val="0"/>
          <w:sz w:val="24"/>
        </w:rPr>
        <w:t>1</w:t>
      </w:r>
      <w:r>
        <w:rPr>
          <w:rFonts w:hint="eastAsia" w:ascii="宋体" w:hAnsi="宋体" w:cs="宋体"/>
          <w:color w:val="auto"/>
          <w:kern w:val="0"/>
          <w:sz w:val="24"/>
        </w:rPr>
        <w:t>、负责对乙方提供的所有进场人员安全教育及有关交底，并做好记录。</w:t>
      </w:r>
    </w:p>
    <w:p>
      <w:pPr>
        <w:widowControl/>
        <w:overflowPunct w:val="0"/>
        <w:spacing w:line="360" w:lineRule="auto"/>
        <w:ind w:firstLine="240" w:firstLineChars="100"/>
        <w:jc w:val="left"/>
        <w:outlineLvl w:val="0"/>
        <w:rPr>
          <w:rFonts w:ascii="宋体" w:cs="宋体"/>
          <w:color w:val="auto"/>
          <w:kern w:val="0"/>
          <w:sz w:val="24"/>
        </w:rPr>
      </w:pPr>
      <w:r>
        <w:rPr>
          <w:rFonts w:ascii="宋体" w:hAnsi="宋体" w:cs="宋体"/>
          <w:color w:val="auto"/>
          <w:kern w:val="0"/>
          <w:sz w:val="24"/>
        </w:rPr>
        <w:t>2</w:t>
      </w:r>
      <w:r>
        <w:rPr>
          <w:rFonts w:hint="eastAsia" w:ascii="宋体" w:hAnsi="宋体" w:cs="宋体"/>
          <w:color w:val="auto"/>
          <w:kern w:val="0"/>
          <w:sz w:val="24"/>
        </w:rPr>
        <w:t>、负责对乙方安全、质量与文明施工全过程监控管理，提供起重设备（如塔吊）配合协调乙方在施工电梯安装、拆除、顶升、运行等过程中的安全保护工作。</w:t>
      </w:r>
    </w:p>
    <w:p>
      <w:pPr>
        <w:widowControl/>
        <w:overflowPunct w:val="0"/>
        <w:spacing w:line="360" w:lineRule="auto"/>
        <w:ind w:firstLine="240" w:firstLineChars="100"/>
        <w:jc w:val="left"/>
        <w:outlineLvl w:val="0"/>
        <w:rPr>
          <w:rFonts w:ascii="宋体" w:cs="宋体"/>
          <w:color w:val="auto"/>
          <w:kern w:val="0"/>
          <w:sz w:val="24"/>
        </w:rPr>
      </w:pPr>
      <w:r>
        <w:rPr>
          <w:rFonts w:ascii="宋体" w:hAnsi="宋体" w:cs="宋体"/>
          <w:color w:val="auto"/>
          <w:kern w:val="0"/>
          <w:sz w:val="24"/>
        </w:rPr>
        <w:t>3</w:t>
      </w:r>
      <w:r>
        <w:rPr>
          <w:rFonts w:hint="eastAsia" w:ascii="宋体" w:hAnsi="宋体" w:cs="宋体"/>
          <w:color w:val="auto"/>
          <w:kern w:val="0"/>
          <w:sz w:val="24"/>
        </w:rPr>
        <w:t>、甲方设计《基础方案》，并提供《基础计算书》给乙方，甲方负责基础施工。</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4</w:t>
      </w:r>
      <w:r>
        <w:rPr>
          <w:rFonts w:hint="eastAsia" w:ascii="宋体" w:hAnsi="宋体" w:cs="宋体"/>
          <w:color w:val="auto"/>
          <w:kern w:val="0"/>
          <w:sz w:val="24"/>
        </w:rPr>
        <w:t>、甲方提供满足施工电梯用电专用开关箱</w:t>
      </w:r>
      <w:r>
        <w:rPr>
          <w:rFonts w:ascii="宋体" w:cs="宋体"/>
          <w:color w:val="auto"/>
          <w:kern w:val="0"/>
          <w:sz w:val="24"/>
        </w:rPr>
        <w:t>,</w:t>
      </w:r>
      <w:r>
        <w:rPr>
          <w:rFonts w:hint="eastAsia" w:ascii="宋体" w:hAnsi="宋体" w:cs="宋体"/>
          <w:color w:val="auto"/>
          <w:kern w:val="0"/>
          <w:sz w:val="24"/>
        </w:rPr>
        <w:t>应按照该施工电梯用电负荷参数供电，供电电源接至施工电梯总电源箱内，费用及电费由甲方支付。</w:t>
      </w:r>
    </w:p>
    <w:p>
      <w:pPr>
        <w:widowControl/>
        <w:overflowPunct w:val="0"/>
        <w:spacing w:line="360" w:lineRule="auto"/>
        <w:ind w:firstLine="240" w:firstLineChars="100"/>
        <w:jc w:val="left"/>
        <w:rPr>
          <w:color w:val="auto"/>
          <w:sz w:val="24"/>
        </w:rPr>
      </w:pPr>
      <w:r>
        <w:rPr>
          <w:rFonts w:ascii="宋体" w:hAnsi="宋体" w:cs="宋体"/>
          <w:color w:val="auto"/>
          <w:kern w:val="0"/>
          <w:sz w:val="24"/>
        </w:rPr>
        <w:t>5</w:t>
      </w:r>
      <w:r>
        <w:rPr>
          <w:rFonts w:hint="eastAsia" w:ascii="宋体" w:hAnsi="宋体" w:cs="宋体"/>
          <w:color w:val="auto"/>
          <w:kern w:val="0"/>
          <w:sz w:val="24"/>
        </w:rPr>
        <w:t>、</w:t>
      </w:r>
      <w:r>
        <w:rPr>
          <w:rFonts w:hint="eastAsia"/>
          <w:color w:val="auto"/>
          <w:sz w:val="24"/>
        </w:rPr>
        <w:t>甲方负责在</w:t>
      </w:r>
      <w:r>
        <w:rPr>
          <w:rFonts w:hint="eastAsia" w:ascii="宋体" w:hAnsi="宋体" w:cs="宋体"/>
          <w:color w:val="auto"/>
          <w:kern w:val="0"/>
          <w:sz w:val="24"/>
        </w:rPr>
        <w:t>乙方租赁设备到</w:t>
      </w:r>
      <w:r>
        <w:rPr>
          <w:rFonts w:hint="eastAsia"/>
          <w:color w:val="auto"/>
          <w:sz w:val="24"/>
        </w:rPr>
        <w:t>甲方使用场地后的设备材料保管，进场和退场双方验收签字确认，保障设备的完整，以防止在施工工作时间以外的人为损坏和盗窃现象。若有丢失，大型设备的费用由甲方负责；对约定由乙方负责保管的小型设备及配件，甲方不承担任何赔偿责任。</w:t>
      </w:r>
    </w:p>
    <w:p>
      <w:pPr>
        <w:widowControl/>
        <w:overflowPunct w:val="0"/>
        <w:spacing w:line="360" w:lineRule="auto"/>
        <w:ind w:firstLine="240" w:firstLineChars="100"/>
        <w:jc w:val="left"/>
        <w:rPr>
          <w:rFonts w:ascii="宋体" w:cs="宋体"/>
          <w:color w:val="auto"/>
          <w:kern w:val="0"/>
          <w:sz w:val="24"/>
        </w:rPr>
      </w:pPr>
      <w:r>
        <w:rPr>
          <w:rFonts w:ascii="宋体" w:hAnsi="宋体"/>
          <w:color w:val="auto"/>
          <w:sz w:val="24"/>
        </w:rPr>
        <w:t>6</w:t>
      </w:r>
      <w:r>
        <w:rPr>
          <w:rFonts w:hint="eastAsia" w:ascii="宋体" w:hAnsi="宋体"/>
          <w:color w:val="auto"/>
          <w:sz w:val="24"/>
        </w:rPr>
        <w:t>、</w:t>
      </w:r>
      <w:r>
        <w:rPr>
          <w:rFonts w:hint="eastAsia" w:ascii="宋体" w:hAnsi="宋体" w:cs="宋体"/>
          <w:color w:val="auto"/>
          <w:kern w:val="0"/>
          <w:sz w:val="24"/>
        </w:rPr>
        <w:t>若因甲方因素造成设备零部件损坏按厂价赔偿给乙方。</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7</w:t>
      </w:r>
      <w:r>
        <w:rPr>
          <w:rFonts w:hint="eastAsia" w:ascii="宋体" w:hAnsi="宋体" w:cs="宋体"/>
          <w:color w:val="auto"/>
          <w:kern w:val="0"/>
          <w:sz w:val="24"/>
        </w:rPr>
        <w:t>、甲方负责楼层平台、走桥、电梯出入口安全门制作、电梯周围防护栏，层门照明灯安装的费用。</w:t>
      </w:r>
    </w:p>
    <w:p>
      <w:pPr>
        <w:widowControl/>
        <w:numPr>
          <w:ilvl w:val="0"/>
          <w:numId w:val="2"/>
        </w:numPr>
        <w:overflowPunct w:val="0"/>
        <w:spacing w:line="360" w:lineRule="auto"/>
        <w:ind w:firstLine="240" w:firstLineChars="100"/>
        <w:jc w:val="left"/>
        <w:rPr>
          <w:rFonts w:ascii="宋体" w:cs="宋体"/>
          <w:color w:val="auto"/>
          <w:kern w:val="0"/>
          <w:sz w:val="24"/>
        </w:rPr>
      </w:pPr>
      <w:del w:id="30" w:author="三叶草" w:date="2023-04-27T21:48:43Z">
        <w:r>
          <w:rPr>
            <w:rFonts w:ascii="宋体" w:hAnsi="宋体" w:cs="宋体"/>
            <w:color w:val="auto"/>
            <w:kern w:val="0"/>
            <w:sz w:val="24"/>
          </w:rPr>
          <w:drawing>
            <wp:anchor distT="0" distB="0" distL="114300" distR="114300" simplePos="0" relativeHeight="251663360" behindDoc="1" locked="0" layoutInCell="1" allowOverlap="1">
              <wp:simplePos x="0" y="0"/>
              <wp:positionH relativeFrom="column">
                <wp:posOffset>162560</wp:posOffset>
              </wp:positionH>
              <wp:positionV relativeFrom="paragraph">
                <wp:posOffset>221615</wp:posOffset>
              </wp:positionV>
              <wp:extent cx="6297930" cy="6296025"/>
              <wp:effectExtent l="0" t="0" r="7620" b="9525"/>
              <wp:wrapNone/>
              <wp:docPr id="5" name="图片 11"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hint="eastAsia" w:ascii="宋体" w:hAnsi="宋体" w:cs="宋体"/>
          <w:color w:val="auto"/>
          <w:kern w:val="0"/>
          <w:sz w:val="24"/>
        </w:rPr>
        <w:t>甲方不得强行要乙方做任何违规操作，否则因此引起的责任事故由甲方负责。</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9</w:t>
      </w:r>
      <w:r>
        <w:rPr>
          <w:rFonts w:hint="eastAsia" w:ascii="宋体" w:hAnsi="宋体" w:cs="宋体"/>
          <w:color w:val="auto"/>
          <w:kern w:val="0"/>
          <w:sz w:val="24"/>
        </w:rPr>
        <w:t>、甲方对承租设备享有使用权，不得以任何形式转租、出售。</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10</w:t>
      </w:r>
      <w:r>
        <w:rPr>
          <w:rFonts w:hint="eastAsia" w:ascii="宋体" w:hAnsi="宋体" w:cs="宋体"/>
          <w:color w:val="auto"/>
          <w:kern w:val="0"/>
          <w:sz w:val="24"/>
        </w:rPr>
        <w:t>、</w:t>
      </w:r>
      <w:r>
        <w:rPr>
          <w:rFonts w:hint="eastAsia"/>
          <w:color w:val="auto"/>
          <w:sz w:val="24"/>
        </w:rPr>
        <w:t>甲方要安排好人员和提供检测试验用的荷载协助</w:t>
      </w:r>
      <w:r>
        <w:rPr>
          <w:rFonts w:hint="eastAsia" w:ascii="宋体" w:hAnsi="宋体" w:cs="宋体"/>
          <w:color w:val="auto"/>
          <w:kern w:val="0"/>
          <w:sz w:val="24"/>
        </w:rPr>
        <w:t>乙方</w:t>
      </w:r>
      <w:r>
        <w:rPr>
          <w:rFonts w:hint="eastAsia"/>
          <w:color w:val="auto"/>
          <w:sz w:val="24"/>
        </w:rPr>
        <w:t>现场检测验收工作。</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11</w:t>
      </w:r>
      <w:r>
        <w:rPr>
          <w:rFonts w:hint="eastAsia" w:ascii="宋体" w:hAnsi="宋体" w:cs="宋体"/>
          <w:color w:val="auto"/>
          <w:kern w:val="0"/>
          <w:sz w:val="24"/>
        </w:rPr>
        <w:t>、每台机</w:t>
      </w:r>
      <w:r>
        <w:rPr>
          <w:rFonts w:hint="eastAsia"/>
          <w:color w:val="auto"/>
          <w:sz w:val="24"/>
        </w:rPr>
        <w:t>甲方提供每月累计</w:t>
      </w:r>
      <w:r>
        <w:rPr>
          <w:color w:val="auto"/>
          <w:sz w:val="24"/>
        </w:rPr>
        <w:t>24</w:t>
      </w:r>
      <w:r>
        <w:rPr>
          <w:rFonts w:hint="eastAsia"/>
          <w:color w:val="auto"/>
          <w:sz w:val="24"/>
        </w:rPr>
        <w:t>小时的保养时间，但该日不能影响现场工作需要，</w:t>
      </w:r>
      <w:r>
        <w:rPr>
          <w:rFonts w:hint="eastAsia" w:ascii="宋体" w:hAnsi="宋体" w:cs="宋体"/>
          <w:color w:val="auto"/>
          <w:kern w:val="0"/>
          <w:sz w:val="24"/>
        </w:rPr>
        <w:t>乙方一定要视工作紧张情况负责调配好时间。</w:t>
      </w:r>
    </w:p>
    <w:p>
      <w:pPr>
        <w:widowControl/>
        <w:overflowPunct w:val="0"/>
        <w:spacing w:line="360" w:lineRule="auto"/>
        <w:jc w:val="left"/>
        <w:outlineLvl w:val="0"/>
        <w:rPr>
          <w:rFonts w:ascii="宋体" w:cs="宋体"/>
          <w:color w:val="auto"/>
          <w:kern w:val="0"/>
          <w:sz w:val="24"/>
        </w:rPr>
      </w:pPr>
      <w:r>
        <w:rPr>
          <w:rFonts w:hint="eastAsia" w:ascii="宋体" w:hAnsi="宋体" w:cs="宋体"/>
          <w:color w:val="auto"/>
          <w:kern w:val="0"/>
          <w:sz w:val="24"/>
        </w:rPr>
        <w:t>（二）乙方责任：</w:t>
      </w:r>
    </w:p>
    <w:p>
      <w:pPr>
        <w:widowControl/>
        <w:overflowPunct w:val="0"/>
        <w:spacing w:line="360" w:lineRule="auto"/>
        <w:ind w:firstLine="240" w:firstLineChars="100"/>
        <w:jc w:val="left"/>
        <w:outlineLvl w:val="0"/>
        <w:rPr>
          <w:rFonts w:ascii="宋体" w:cs="宋体"/>
          <w:color w:val="auto"/>
          <w:kern w:val="0"/>
          <w:sz w:val="24"/>
        </w:rPr>
      </w:pPr>
      <w:r>
        <w:rPr>
          <w:rFonts w:ascii="宋体" w:hAnsi="宋体" w:cs="宋体"/>
          <w:color w:val="auto"/>
          <w:kern w:val="0"/>
          <w:sz w:val="24"/>
        </w:rPr>
        <w:t>1</w:t>
      </w:r>
      <w:r>
        <w:rPr>
          <w:rFonts w:hint="eastAsia" w:ascii="宋体" w:hAnsi="宋体" w:cs="宋体"/>
          <w:color w:val="auto"/>
          <w:kern w:val="0"/>
          <w:sz w:val="24"/>
        </w:rPr>
        <w:t>、乙方在签订合同后按现场项目部约定时间进场安装。</w:t>
      </w:r>
    </w:p>
    <w:p>
      <w:pPr>
        <w:widowControl/>
        <w:overflowPunct w:val="0"/>
        <w:spacing w:line="360" w:lineRule="auto"/>
        <w:ind w:firstLine="240" w:firstLineChars="100"/>
        <w:jc w:val="left"/>
        <w:outlineLvl w:val="0"/>
        <w:rPr>
          <w:rFonts w:ascii="宋体" w:cs="宋体"/>
          <w:color w:val="auto"/>
          <w:kern w:val="0"/>
          <w:sz w:val="24"/>
        </w:rPr>
      </w:pPr>
      <w:r>
        <w:rPr>
          <w:rFonts w:ascii="宋体" w:hAnsi="宋体" w:cs="宋体"/>
          <w:color w:val="auto"/>
          <w:kern w:val="0"/>
          <w:sz w:val="24"/>
        </w:rPr>
        <w:t>2</w:t>
      </w:r>
      <w:r>
        <w:rPr>
          <w:rFonts w:hint="eastAsia" w:ascii="宋体" w:hAnsi="宋体" w:cs="宋体"/>
          <w:color w:val="auto"/>
          <w:kern w:val="0"/>
          <w:sz w:val="24"/>
        </w:rPr>
        <w:t>、乙方负责有资质检测站的检测及费用。</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3</w:t>
      </w:r>
      <w:r>
        <w:rPr>
          <w:rFonts w:hint="eastAsia" w:ascii="宋体" w:hAnsi="宋体" w:cs="宋体"/>
          <w:color w:val="auto"/>
          <w:kern w:val="0"/>
          <w:sz w:val="24"/>
        </w:rPr>
        <w:t>、乙方负责安装基础、底架。</w:t>
      </w:r>
    </w:p>
    <w:p>
      <w:pPr>
        <w:widowControl/>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4</w:t>
      </w:r>
      <w:r>
        <w:rPr>
          <w:rFonts w:hint="eastAsia" w:ascii="宋体" w:hAnsi="宋体" w:cs="宋体"/>
          <w:color w:val="auto"/>
          <w:kern w:val="0"/>
          <w:sz w:val="24"/>
        </w:rPr>
        <w:t>、乙方委托有安装资质的单位进行电梯的装拆、加节减节、附墙的安装。</w:t>
      </w:r>
    </w:p>
    <w:p>
      <w:pPr>
        <w:widowControl/>
        <w:tabs>
          <w:tab w:val="left" w:pos="900"/>
        </w:tabs>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5</w:t>
      </w:r>
      <w:r>
        <w:rPr>
          <w:rFonts w:hint="eastAsia" w:ascii="宋体" w:hAnsi="宋体" w:cs="宋体"/>
          <w:color w:val="auto"/>
          <w:kern w:val="0"/>
          <w:sz w:val="24"/>
        </w:rPr>
        <w:t>、电梯租赁期内，乙方包运输，负责验收合格，使用中出现的故障乙方要及时抢修更换零配件并承担其费用。</w:t>
      </w:r>
    </w:p>
    <w:p>
      <w:pPr>
        <w:widowControl/>
        <w:tabs>
          <w:tab w:val="left" w:pos="900"/>
        </w:tabs>
        <w:overflowPunct w:val="0"/>
        <w:spacing w:line="360" w:lineRule="auto"/>
        <w:ind w:firstLine="240" w:firstLineChars="100"/>
        <w:jc w:val="left"/>
        <w:rPr>
          <w:rFonts w:ascii="宋体" w:cs="宋体"/>
          <w:color w:val="auto"/>
          <w:kern w:val="0"/>
          <w:sz w:val="24"/>
        </w:rPr>
      </w:pPr>
      <w:r>
        <w:rPr>
          <w:rFonts w:ascii="宋体" w:hAnsi="宋体" w:cs="宋体"/>
          <w:color w:val="auto"/>
          <w:kern w:val="0"/>
          <w:sz w:val="24"/>
        </w:rPr>
        <w:t>6</w:t>
      </w:r>
      <w:r>
        <w:rPr>
          <w:rFonts w:hint="eastAsia" w:ascii="宋体" w:hAnsi="宋体" w:cs="宋体"/>
          <w:color w:val="auto"/>
          <w:kern w:val="0"/>
          <w:sz w:val="24"/>
        </w:rPr>
        <w:t>、乙方提供的施工电梯必须机况良好、资料齐全、并有责任对施工电梯进行定期检查，确保施工电梯安全可靠运行。</w:t>
      </w:r>
    </w:p>
    <w:p>
      <w:pPr>
        <w:widowControl/>
        <w:tabs>
          <w:tab w:val="left" w:pos="900"/>
        </w:tabs>
        <w:overflowPunct w:val="0"/>
        <w:spacing w:line="360" w:lineRule="auto"/>
        <w:ind w:firstLine="240" w:firstLineChars="100"/>
        <w:jc w:val="left"/>
        <w:rPr>
          <w:color w:val="auto"/>
          <w:sz w:val="24"/>
        </w:rPr>
      </w:pPr>
      <w:r>
        <w:rPr>
          <w:rFonts w:ascii="宋体" w:hAnsi="宋体" w:cs="宋体"/>
          <w:color w:val="auto"/>
          <w:kern w:val="0"/>
          <w:sz w:val="24"/>
        </w:rPr>
        <w:t>7</w:t>
      </w:r>
      <w:r>
        <w:rPr>
          <w:rFonts w:hint="eastAsia" w:ascii="宋体" w:hAnsi="宋体" w:cs="宋体"/>
          <w:color w:val="auto"/>
          <w:kern w:val="0"/>
          <w:sz w:val="24"/>
        </w:rPr>
        <w:t>、由乙方负责安装加节减节，包括</w:t>
      </w:r>
      <w:r>
        <w:rPr>
          <w:rFonts w:hint="eastAsia"/>
          <w:color w:val="auto"/>
          <w:sz w:val="24"/>
        </w:rPr>
        <w:t>养护、加固、拆除等一切安装工作，操作过程中出现的安全问题由责任方负责。</w:t>
      </w:r>
    </w:p>
    <w:p>
      <w:pPr>
        <w:widowControl/>
        <w:tabs>
          <w:tab w:val="left" w:pos="900"/>
        </w:tabs>
        <w:overflowPunct w:val="0"/>
        <w:spacing w:line="360" w:lineRule="auto"/>
        <w:ind w:firstLine="240" w:firstLineChars="100"/>
        <w:jc w:val="left"/>
        <w:rPr>
          <w:rFonts w:ascii="宋体" w:cs="宋体"/>
          <w:color w:val="auto"/>
          <w:kern w:val="0"/>
          <w:sz w:val="24"/>
        </w:rPr>
      </w:pPr>
      <w:r>
        <w:rPr>
          <w:rFonts w:ascii="宋体" w:hAnsi="宋体"/>
          <w:color w:val="auto"/>
          <w:sz w:val="24"/>
        </w:rPr>
        <w:t>8</w:t>
      </w:r>
      <w:r>
        <w:rPr>
          <w:rFonts w:hint="eastAsia" w:ascii="宋体" w:hAnsi="宋体"/>
          <w:color w:val="auto"/>
          <w:sz w:val="24"/>
        </w:rPr>
        <w:t>、</w:t>
      </w:r>
      <w:r>
        <w:rPr>
          <w:rFonts w:hint="eastAsia" w:ascii="宋体" w:hAnsi="宋体" w:cs="宋体"/>
          <w:color w:val="auto"/>
          <w:kern w:val="0"/>
          <w:sz w:val="24"/>
        </w:rPr>
        <w:t>乙方按合同规定的时间内进场、装拆、维修、报检，如验收过程中不合格，由乙方承担所造成的一切费用，并承担由此造成的甲方损失。</w:t>
      </w:r>
    </w:p>
    <w:p>
      <w:pPr>
        <w:widowControl/>
        <w:tabs>
          <w:tab w:val="left" w:pos="900"/>
        </w:tabs>
        <w:overflowPunct w:val="0"/>
        <w:spacing w:line="360" w:lineRule="auto"/>
        <w:ind w:firstLine="240" w:firstLineChars="100"/>
        <w:jc w:val="left"/>
        <w:rPr>
          <w:color w:val="auto"/>
          <w:sz w:val="24"/>
        </w:rPr>
      </w:pPr>
      <w:r>
        <w:rPr>
          <w:rFonts w:ascii="宋体" w:hAnsi="宋体" w:cs="宋体"/>
          <w:color w:val="auto"/>
          <w:kern w:val="0"/>
          <w:sz w:val="24"/>
        </w:rPr>
        <w:t>9</w:t>
      </w:r>
      <w:r>
        <w:rPr>
          <w:rFonts w:hint="eastAsia" w:ascii="宋体" w:hAnsi="宋体" w:cs="宋体"/>
          <w:color w:val="auto"/>
          <w:kern w:val="0"/>
          <w:sz w:val="24"/>
        </w:rPr>
        <w:t>、乙方</w:t>
      </w:r>
      <w:r>
        <w:rPr>
          <w:rFonts w:hint="eastAsia"/>
          <w:color w:val="auto"/>
          <w:sz w:val="24"/>
        </w:rPr>
        <w:t>不得找任何理由延误电梯维保、顶升，以致影响项目工程施工。</w:t>
      </w:r>
    </w:p>
    <w:p>
      <w:pPr>
        <w:widowControl/>
        <w:tabs>
          <w:tab w:val="left" w:pos="900"/>
        </w:tabs>
        <w:overflowPunct w:val="0"/>
        <w:spacing w:line="360" w:lineRule="auto"/>
        <w:ind w:firstLine="240" w:firstLineChars="100"/>
        <w:jc w:val="left"/>
        <w:rPr>
          <w:rFonts w:hint="eastAsia"/>
          <w:color w:val="auto"/>
          <w:sz w:val="24"/>
        </w:rPr>
      </w:pPr>
      <w:r>
        <w:rPr>
          <w:color w:val="auto"/>
          <w:sz w:val="24"/>
        </w:rPr>
        <w:t>10</w:t>
      </w:r>
      <w:r>
        <w:rPr>
          <w:rFonts w:hint="eastAsia"/>
          <w:color w:val="auto"/>
          <w:sz w:val="24"/>
        </w:rPr>
        <w:t>、人货梯产权单位必须为乙方自有（供方）。若乙方出现转租人货梯影响甲方项目工程施工，乙方要承担赔偿甲方经济损失，并在租金付款时扣除。</w:t>
      </w:r>
    </w:p>
    <w:p>
      <w:pPr>
        <w:spacing w:line="360" w:lineRule="auto"/>
        <w:rPr>
          <w:rFonts w:hint="eastAsia"/>
          <w:color w:val="auto"/>
          <w:sz w:val="24"/>
          <w:szCs w:val="24"/>
        </w:rPr>
      </w:pPr>
      <w:r>
        <w:rPr>
          <w:rFonts w:hint="eastAsia" w:ascii="宋体" w:hAnsi="宋体" w:cs="宋体"/>
          <w:b/>
          <w:color w:val="auto"/>
          <w:sz w:val="24"/>
          <w:szCs w:val="24"/>
          <w:lang w:val="en-US" w:eastAsia="zh-CN"/>
        </w:rPr>
        <w:t xml:space="preserve">  11、</w:t>
      </w:r>
      <w:r>
        <w:rPr>
          <w:rFonts w:hint="eastAsia" w:ascii="宋体" w:hAnsi="宋体" w:cs="宋体"/>
          <w:b w:val="0"/>
          <w:bCs/>
          <w:color w:val="auto"/>
          <w:sz w:val="24"/>
          <w:szCs w:val="24"/>
          <w:lang w:val="en-US" w:eastAsia="zh-CN"/>
        </w:rPr>
        <w:t>乙</w:t>
      </w:r>
      <w:r>
        <w:rPr>
          <w:rFonts w:hint="eastAsia"/>
          <w:color w:val="auto"/>
          <w:sz w:val="24"/>
          <w:szCs w:val="24"/>
        </w:rPr>
        <w:t>方提供的发票至</w:t>
      </w:r>
      <w:r>
        <w:rPr>
          <w:rFonts w:hint="eastAsia"/>
          <w:color w:val="auto"/>
          <w:sz w:val="24"/>
          <w:szCs w:val="24"/>
          <w:lang w:val="en-US" w:eastAsia="zh-CN"/>
        </w:rPr>
        <w:t>甲</w:t>
      </w:r>
      <w:r>
        <w:rPr>
          <w:rFonts w:hint="eastAsia"/>
          <w:color w:val="auto"/>
          <w:sz w:val="24"/>
          <w:szCs w:val="24"/>
        </w:rPr>
        <w:t>方无法正常抵扣</w:t>
      </w:r>
      <w:r>
        <w:rPr>
          <w:rFonts w:hint="eastAsia"/>
          <w:color w:val="auto"/>
          <w:sz w:val="24"/>
          <w:szCs w:val="24"/>
          <w:lang w:val="en-US" w:eastAsia="zh-CN"/>
        </w:rPr>
        <w:t>或</w:t>
      </w:r>
      <w:r>
        <w:rPr>
          <w:rFonts w:hint="eastAsia"/>
          <w:color w:val="auto"/>
          <w:sz w:val="24"/>
          <w:szCs w:val="24"/>
        </w:rPr>
        <w:t>无效发票致使</w:t>
      </w:r>
      <w:r>
        <w:rPr>
          <w:rFonts w:hint="eastAsia"/>
          <w:color w:val="auto"/>
          <w:sz w:val="24"/>
          <w:szCs w:val="24"/>
          <w:lang w:val="en-US" w:eastAsia="zh-CN"/>
        </w:rPr>
        <w:t>甲</w:t>
      </w:r>
      <w:r>
        <w:rPr>
          <w:rFonts w:hint="eastAsia"/>
          <w:color w:val="auto"/>
          <w:sz w:val="24"/>
          <w:szCs w:val="24"/>
        </w:rPr>
        <w:t>方产生损失或被追究责任的，</w:t>
      </w:r>
      <w:r>
        <w:rPr>
          <w:rFonts w:hint="eastAsia"/>
          <w:color w:val="auto"/>
          <w:sz w:val="24"/>
          <w:szCs w:val="24"/>
          <w:lang w:val="en-US" w:eastAsia="zh-CN"/>
        </w:rPr>
        <w:t>甲</w:t>
      </w:r>
      <w:r>
        <w:rPr>
          <w:rFonts w:hint="eastAsia"/>
          <w:color w:val="auto"/>
          <w:sz w:val="24"/>
          <w:szCs w:val="24"/>
        </w:rPr>
        <w:t>方有权追究</w:t>
      </w:r>
      <w:r>
        <w:rPr>
          <w:rFonts w:hint="eastAsia"/>
          <w:color w:val="auto"/>
          <w:sz w:val="24"/>
          <w:szCs w:val="24"/>
          <w:lang w:val="en-US" w:eastAsia="zh-CN"/>
        </w:rPr>
        <w:t>乙</w:t>
      </w:r>
      <w:r>
        <w:rPr>
          <w:rFonts w:hint="eastAsia"/>
          <w:color w:val="auto"/>
          <w:sz w:val="24"/>
          <w:szCs w:val="24"/>
        </w:rPr>
        <w:t>方相关责任并要求赔偿由此造成的损失</w:t>
      </w:r>
      <w:r>
        <w:rPr>
          <w:rFonts w:hint="eastAsia"/>
          <w:color w:val="auto"/>
          <w:sz w:val="24"/>
          <w:szCs w:val="24"/>
          <w:lang w:eastAsia="zh-CN"/>
        </w:rPr>
        <w:t>（</w:t>
      </w:r>
      <w:r>
        <w:rPr>
          <w:rFonts w:hint="eastAsia"/>
          <w:color w:val="auto"/>
          <w:sz w:val="24"/>
          <w:szCs w:val="24"/>
          <w:lang w:val="en-US" w:eastAsia="zh-CN"/>
        </w:rPr>
        <w:t>含</w:t>
      </w:r>
      <w:r>
        <w:rPr>
          <w:rFonts w:hint="eastAsia" w:ascii="宋体" w:hAnsi="宋体"/>
          <w:color w:val="auto"/>
          <w:sz w:val="24"/>
        </w:rPr>
        <w:t>起诉的诉讼费、律师费、评估费、鉴定费、财保费等诉讼费用</w:t>
      </w:r>
      <w:r>
        <w:rPr>
          <w:rFonts w:hint="eastAsia"/>
          <w:color w:val="auto"/>
          <w:sz w:val="24"/>
          <w:szCs w:val="24"/>
          <w:lang w:eastAsia="zh-CN"/>
        </w:rPr>
        <w:t>）</w:t>
      </w:r>
      <w:r>
        <w:rPr>
          <w:rFonts w:hint="eastAsia"/>
          <w:color w:val="auto"/>
          <w:sz w:val="24"/>
          <w:szCs w:val="24"/>
        </w:rPr>
        <w:t>。</w:t>
      </w:r>
    </w:p>
    <w:p>
      <w:pPr>
        <w:spacing w:line="360" w:lineRule="auto"/>
        <w:ind w:firstLine="240" w:firstLineChars="100"/>
        <w:rPr>
          <w:rFonts w:ascii="宋体" w:hAnsi="宋体" w:cs="宋体"/>
          <w:color w:val="auto"/>
          <w:sz w:val="24"/>
          <w:szCs w:val="24"/>
        </w:rPr>
      </w:pPr>
      <w:r>
        <w:rPr>
          <w:rFonts w:hint="eastAsia"/>
          <w:color w:val="auto"/>
          <w:sz w:val="24"/>
          <w:szCs w:val="24"/>
          <w:lang w:val="en-US" w:eastAsia="zh-CN"/>
        </w:rPr>
        <w:t>12、乙</w:t>
      </w:r>
      <w:r>
        <w:rPr>
          <w:rFonts w:hint="eastAsia"/>
          <w:color w:val="auto"/>
          <w:sz w:val="24"/>
          <w:szCs w:val="24"/>
        </w:rPr>
        <w:t>方实际开具的发票税税额与合同约定税额不一致时，产生的差额，</w:t>
      </w:r>
      <w:r>
        <w:rPr>
          <w:rFonts w:hint="eastAsia"/>
          <w:color w:val="auto"/>
          <w:sz w:val="24"/>
          <w:szCs w:val="24"/>
          <w:lang w:val="en-US" w:eastAsia="zh-CN"/>
        </w:rPr>
        <w:t>乙</w:t>
      </w:r>
      <w:r>
        <w:rPr>
          <w:rFonts w:hint="eastAsia"/>
          <w:color w:val="auto"/>
          <w:sz w:val="24"/>
          <w:szCs w:val="24"/>
        </w:rPr>
        <w:t>方需</w:t>
      </w:r>
      <w:r>
        <w:rPr>
          <w:rFonts w:hint="eastAsia"/>
          <w:color w:val="auto"/>
          <w:sz w:val="24"/>
          <w:szCs w:val="24"/>
          <w:lang w:val="en-US" w:eastAsia="zh-CN"/>
        </w:rPr>
        <w:t>在</w:t>
      </w:r>
      <w:r>
        <w:rPr>
          <w:rFonts w:hint="eastAsia"/>
          <w:color w:val="auto"/>
          <w:sz w:val="24"/>
          <w:szCs w:val="24"/>
        </w:rPr>
        <w:t>货款中补给</w:t>
      </w:r>
      <w:r>
        <w:rPr>
          <w:rFonts w:hint="eastAsia"/>
          <w:color w:val="auto"/>
          <w:sz w:val="24"/>
          <w:szCs w:val="24"/>
          <w:lang w:val="en-US" w:eastAsia="zh-CN"/>
        </w:rPr>
        <w:t>甲</w:t>
      </w:r>
      <w:r>
        <w:rPr>
          <w:rFonts w:hint="eastAsia"/>
          <w:color w:val="auto"/>
          <w:sz w:val="24"/>
          <w:szCs w:val="24"/>
        </w:rPr>
        <w:t>方，合同中的价格须作出相应调整，若不进行调整，所有的差额有</w:t>
      </w:r>
      <w:r>
        <w:rPr>
          <w:rFonts w:hint="eastAsia"/>
          <w:color w:val="auto"/>
          <w:sz w:val="24"/>
          <w:szCs w:val="24"/>
          <w:lang w:val="en-US" w:eastAsia="zh-CN"/>
        </w:rPr>
        <w:t>乙</w:t>
      </w:r>
      <w:r>
        <w:rPr>
          <w:rFonts w:hint="eastAsia"/>
          <w:color w:val="auto"/>
          <w:sz w:val="24"/>
          <w:szCs w:val="24"/>
        </w:rPr>
        <w:t>方自行承担，</w:t>
      </w:r>
      <w:r>
        <w:rPr>
          <w:rFonts w:hint="eastAsia"/>
          <w:color w:val="auto"/>
          <w:sz w:val="24"/>
          <w:szCs w:val="24"/>
          <w:lang w:val="en-US" w:eastAsia="zh-CN"/>
        </w:rPr>
        <w:t>甲</w:t>
      </w:r>
      <w:r>
        <w:rPr>
          <w:rFonts w:hint="eastAsia"/>
          <w:color w:val="auto"/>
          <w:sz w:val="24"/>
          <w:szCs w:val="24"/>
        </w:rPr>
        <w:t>方不另行支付。</w:t>
      </w:r>
    </w:p>
    <w:p>
      <w:pPr>
        <w:widowControl/>
        <w:tabs>
          <w:tab w:val="left" w:pos="900"/>
        </w:tabs>
        <w:overflowPunct w:val="0"/>
        <w:spacing w:line="360" w:lineRule="auto"/>
        <w:ind w:firstLine="240" w:firstLineChars="100"/>
        <w:jc w:val="left"/>
        <w:rPr>
          <w:rFonts w:ascii="宋体" w:cs="宋体"/>
          <w:color w:val="auto"/>
          <w:kern w:val="0"/>
          <w:sz w:val="24"/>
        </w:rPr>
      </w:pPr>
      <w:r>
        <w:rPr>
          <w:rFonts w:hint="eastAsia" w:ascii="宋体" w:hAnsi="宋体" w:cs="宋体"/>
          <w:color w:val="auto"/>
          <w:kern w:val="0"/>
          <w:sz w:val="24"/>
        </w:rPr>
        <w:t>五、</w:t>
      </w:r>
      <w:r>
        <w:rPr>
          <w:rFonts w:hint="eastAsia" w:ascii="宋体" w:hAnsi="宋体" w:cs="宋体"/>
          <w:b/>
          <w:color w:val="auto"/>
          <w:kern w:val="0"/>
          <w:sz w:val="24"/>
        </w:rPr>
        <w:t>合同方式：</w:t>
      </w:r>
    </w:p>
    <w:p>
      <w:pPr>
        <w:widowControl/>
        <w:tabs>
          <w:tab w:val="left" w:pos="3304"/>
        </w:tabs>
        <w:overflowPunct w:val="0"/>
        <w:spacing w:line="360" w:lineRule="auto"/>
        <w:ind w:firstLine="482" w:firstLineChars="200"/>
        <w:jc w:val="left"/>
        <w:rPr>
          <w:rFonts w:ascii="宋体" w:cs="宋体"/>
          <w:color w:val="auto"/>
          <w:kern w:val="0"/>
          <w:sz w:val="24"/>
        </w:rPr>
      </w:pPr>
      <w:del w:id="32" w:author="三叶草" w:date="2023-04-27T21:48:45Z">
        <w:r>
          <w:rPr>
            <w:rFonts w:hint="eastAsia" w:ascii="宋体" w:hAnsi="宋体" w:cs="宋体"/>
            <w:b/>
            <w:color w:val="auto"/>
            <w:sz w:val="24"/>
            <w:szCs w:val="24"/>
          </w:rPr>
          <w:drawing>
            <wp:anchor distT="0" distB="0" distL="114300" distR="114300" simplePos="0" relativeHeight="251664384" behindDoc="1" locked="0" layoutInCell="1" allowOverlap="1">
              <wp:simplePos x="0" y="0"/>
              <wp:positionH relativeFrom="column">
                <wp:posOffset>-238125</wp:posOffset>
              </wp:positionH>
              <wp:positionV relativeFrom="paragraph">
                <wp:posOffset>463550</wp:posOffset>
              </wp:positionV>
              <wp:extent cx="6297930" cy="6296025"/>
              <wp:effectExtent l="0" t="0" r="7620" b="9525"/>
              <wp:wrapNone/>
              <wp:docPr id="6" name="图片 6" descr="2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 副本"/>
                      <pic:cNvPicPr>
                        <a:picLocks noChangeAspect="1"/>
                      </pic:cNvPicPr>
                    </pic:nvPicPr>
                    <pic:blipFill>
                      <a:blip r:embed="rId6">
                        <a:lum bright="1999"/>
                      </a:blip>
                      <a:stretch>
                        <a:fillRect/>
                      </a:stretch>
                    </pic:blipFill>
                    <pic:spPr>
                      <a:xfrm>
                        <a:off x="0" y="0"/>
                        <a:ext cx="6297930" cy="6296025"/>
                      </a:xfrm>
                      <a:prstGeom prst="rect">
                        <a:avLst/>
                      </a:prstGeom>
                      <a:noFill/>
                      <a:ln w="9525">
                        <a:noFill/>
                      </a:ln>
                    </pic:spPr>
                  </pic:pic>
                </a:graphicData>
              </a:graphic>
            </wp:anchor>
          </w:drawing>
        </w:r>
      </w:del>
      <w:r>
        <w:rPr>
          <w:rFonts w:hint="eastAsia" w:ascii="宋体" w:hAnsi="宋体" w:cs="宋体"/>
          <w:color w:val="auto"/>
          <w:kern w:val="0"/>
          <w:sz w:val="24"/>
        </w:rPr>
        <w:t>本合同一式陆份</w:t>
      </w:r>
      <w:r>
        <w:rPr>
          <w:rFonts w:ascii="宋体" w:cs="宋体"/>
          <w:color w:val="auto"/>
          <w:kern w:val="0"/>
          <w:sz w:val="24"/>
        </w:rPr>
        <w:t>,</w:t>
      </w:r>
      <w:r>
        <w:rPr>
          <w:rFonts w:hint="eastAsia" w:ascii="宋体" w:hAnsi="宋体" w:cs="宋体"/>
          <w:color w:val="auto"/>
          <w:kern w:val="0"/>
          <w:sz w:val="24"/>
        </w:rPr>
        <w:t>甲方执肆份，乙方执两份</w:t>
      </w:r>
      <w:r>
        <w:rPr>
          <w:rFonts w:ascii="宋体" w:cs="宋体"/>
          <w:color w:val="auto"/>
          <w:kern w:val="0"/>
          <w:sz w:val="24"/>
        </w:rPr>
        <w:t>,</w:t>
      </w:r>
      <w:r>
        <w:rPr>
          <w:rFonts w:hint="eastAsia" w:ascii="宋体" w:hAnsi="宋体" w:cs="宋体"/>
          <w:color w:val="auto"/>
          <w:kern w:val="0"/>
          <w:sz w:val="24"/>
        </w:rPr>
        <w:t>本合同经甲、乙双方签字盖章即生效</w:t>
      </w:r>
      <w:r>
        <w:rPr>
          <w:rFonts w:ascii="宋体" w:cs="宋体"/>
          <w:color w:val="auto"/>
          <w:kern w:val="0"/>
          <w:sz w:val="24"/>
        </w:rPr>
        <w:t>,</w:t>
      </w:r>
      <w:r>
        <w:rPr>
          <w:rFonts w:hint="eastAsia" w:ascii="宋体" w:hAnsi="宋体" w:cs="宋体"/>
          <w:color w:val="auto"/>
          <w:kern w:val="0"/>
          <w:sz w:val="24"/>
        </w:rPr>
        <w:t>本合同有效期从合同签订之日起至施工电梯退场且甲方付清所有款项止，未尽事宜双方协商解决</w:t>
      </w:r>
      <w:r>
        <w:rPr>
          <w:rFonts w:ascii="宋体" w:hAnsi="宋体" w:cs="宋体"/>
          <w:color w:val="auto"/>
          <w:kern w:val="0"/>
          <w:sz w:val="24"/>
        </w:rPr>
        <w:t xml:space="preserve">, </w:t>
      </w:r>
      <w:r>
        <w:rPr>
          <w:rFonts w:hint="eastAsia" w:ascii="宋体" w:hAnsi="宋体" w:cs="宋体"/>
          <w:color w:val="auto"/>
          <w:kern w:val="0"/>
          <w:sz w:val="24"/>
        </w:rPr>
        <w:t>法律诉讼地在合同约定的</w:t>
      </w:r>
      <w:r>
        <w:rPr>
          <w:rFonts w:hint="eastAsia" w:ascii="宋体" w:hAnsi="宋体" w:cs="宋体"/>
          <w:color w:val="auto"/>
          <w:kern w:val="0"/>
          <w:sz w:val="24"/>
          <w:lang w:val="en-US" w:eastAsia="zh-CN"/>
        </w:rPr>
        <w:t>甲方</w:t>
      </w:r>
      <w:r>
        <w:rPr>
          <w:rFonts w:hint="eastAsia" w:ascii="宋体" w:hAnsi="宋体" w:cs="宋体"/>
          <w:color w:val="auto"/>
          <w:kern w:val="0"/>
          <w:sz w:val="24"/>
        </w:rPr>
        <w:t>所在地</w:t>
      </w:r>
      <w:r>
        <w:rPr>
          <w:rFonts w:hint="eastAsia" w:ascii="宋体" w:hAnsi="宋体" w:cs="宋体"/>
          <w:color w:val="auto"/>
          <w:kern w:val="0"/>
          <w:sz w:val="24"/>
          <w:lang w:val="en-US" w:eastAsia="zh-CN"/>
        </w:rPr>
        <w:t>人民</w:t>
      </w:r>
      <w:r>
        <w:rPr>
          <w:rFonts w:hint="eastAsia" w:ascii="宋体" w:hAnsi="宋体" w:cs="宋体"/>
          <w:color w:val="auto"/>
          <w:kern w:val="0"/>
          <w:sz w:val="24"/>
        </w:rPr>
        <w:t>法院。</w:t>
      </w:r>
    </w:p>
    <w:p>
      <w:pPr>
        <w:widowControl/>
        <w:tabs>
          <w:tab w:val="left" w:pos="3304"/>
        </w:tabs>
        <w:overflowPunct w:val="0"/>
        <w:spacing w:line="360" w:lineRule="auto"/>
        <w:jc w:val="left"/>
        <w:rPr>
          <w:rFonts w:ascii="宋体" w:cs="宋体"/>
          <w:color w:val="auto"/>
          <w:kern w:val="0"/>
          <w:sz w:val="24"/>
        </w:rPr>
      </w:pPr>
    </w:p>
    <w:p>
      <w:pPr>
        <w:widowControl/>
        <w:tabs>
          <w:tab w:val="left" w:pos="3304"/>
        </w:tabs>
        <w:overflowPunct w:val="0"/>
        <w:spacing w:line="480" w:lineRule="auto"/>
        <w:ind w:left="5880" w:hanging="5880" w:hangingChars="2450"/>
        <w:jc w:val="left"/>
        <w:rPr>
          <w:rFonts w:ascii="宋体" w:hAnsi="宋体" w:cs="宋体"/>
          <w:color w:val="auto"/>
          <w:kern w:val="0"/>
          <w:sz w:val="24"/>
        </w:rPr>
      </w:pPr>
      <w:r>
        <w:rPr>
          <w:rFonts w:hint="eastAsia" w:ascii="宋体" w:hAnsi="宋体" w:cs="宋体"/>
          <w:color w:val="auto"/>
          <w:kern w:val="0"/>
          <w:sz w:val="24"/>
        </w:rPr>
        <w:t>甲方（盖章）</w:t>
      </w:r>
      <w:r>
        <w:rPr>
          <w:rFonts w:ascii="宋体" w:hAnsi="宋体" w:cs="宋体"/>
          <w:color w:val="auto"/>
          <w:kern w:val="0"/>
          <w:sz w:val="24"/>
        </w:rPr>
        <w:t>:</w:t>
      </w:r>
      <w:r>
        <w:rPr>
          <w:rFonts w:hint="eastAsia"/>
          <w:color w:val="auto"/>
          <w:sz w:val="24"/>
        </w:rPr>
        <w:t>天祥建设集团股份有限公司</w:t>
      </w:r>
      <w:r>
        <w:rPr>
          <w:rFonts w:ascii="宋体" w:hAnsi="宋体" w:cs="宋体"/>
          <w:color w:val="auto"/>
          <w:kern w:val="0"/>
          <w:sz w:val="24"/>
        </w:rPr>
        <w:t xml:space="preserve">       </w:t>
      </w:r>
      <w:r>
        <w:rPr>
          <w:rFonts w:hint="eastAsia" w:ascii="宋体" w:hAnsi="宋体" w:cs="宋体"/>
          <w:color w:val="auto"/>
          <w:kern w:val="0"/>
          <w:sz w:val="24"/>
        </w:rPr>
        <w:t>乙方（盖章）：</w:t>
      </w:r>
    </w:p>
    <w:p>
      <w:pPr>
        <w:widowControl/>
        <w:tabs>
          <w:tab w:val="left" w:pos="3304"/>
        </w:tabs>
        <w:overflowPunct w:val="0"/>
        <w:spacing w:line="480" w:lineRule="auto"/>
        <w:jc w:val="left"/>
        <w:rPr>
          <w:rFonts w:ascii="宋体" w:cs="宋体"/>
          <w:color w:val="auto"/>
          <w:kern w:val="0"/>
          <w:sz w:val="24"/>
        </w:rPr>
      </w:pPr>
      <w:r>
        <w:rPr>
          <w:rFonts w:hint="eastAsia" w:ascii="宋体" w:hAnsi="宋体" w:cs="宋体"/>
          <w:color w:val="auto"/>
          <w:kern w:val="0"/>
          <w:sz w:val="24"/>
        </w:rPr>
        <w:t>签约代表</w:t>
      </w:r>
      <w:r>
        <w:rPr>
          <w:rFonts w:ascii="宋体" w:hAnsi="宋体" w:cs="宋体"/>
          <w:color w:val="auto"/>
          <w:kern w:val="0"/>
          <w:sz w:val="24"/>
        </w:rPr>
        <w:t xml:space="preserve">:                           </w:t>
      </w:r>
      <w:r>
        <w:rPr>
          <w:rFonts w:hint="eastAsia" w:ascii="宋体" w:hAnsi="宋体" w:cs="宋体"/>
          <w:color w:val="auto"/>
          <w:kern w:val="0"/>
          <w:sz w:val="24"/>
        </w:rPr>
        <w:t xml:space="preserve">        签约代表</w:t>
      </w:r>
      <w:r>
        <w:rPr>
          <w:rFonts w:ascii="宋体" w:hAnsi="宋体" w:cs="宋体"/>
          <w:color w:val="auto"/>
          <w:kern w:val="0"/>
          <w:sz w:val="24"/>
        </w:rPr>
        <w:t>:</w:t>
      </w:r>
    </w:p>
    <w:p>
      <w:pPr>
        <w:widowControl/>
        <w:tabs>
          <w:tab w:val="left" w:pos="3304"/>
        </w:tabs>
        <w:overflowPunct w:val="0"/>
        <w:spacing w:line="480" w:lineRule="auto"/>
        <w:ind w:left="5880" w:hanging="5880" w:hangingChars="2450"/>
        <w:jc w:val="left"/>
        <w:rPr>
          <w:rFonts w:ascii="宋体" w:cs="宋体"/>
          <w:color w:val="auto"/>
          <w:kern w:val="0"/>
          <w:sz w:val="24"/>
        </w:rPr>
      </w:pPr>
      <w:r>
        <w:rPr>
          <w:rFonts w:hint="eastAsia" w:ascii="宋体" w:hAnsi="宋体" w:cs="宋体"/>
          <w:color w:val="auto"/>
          <w:kern w:val="0"/>
          <w:sz w:val="24"/>
        </w:rPr>
        <w:t>联系电话：                                  联系电话：</w:t>
      </w:r>
    </w:p>
    <w:p>
      <w:pPr>
        <w:widowControl/>
        <w:tabs>
          <w:tab w:val="left" w:pos="3304"/>
        </w:tabs>
        <w:overflowPunct w:val="0"/>
        <w:spacing w:line="480" w:lineRule="auto"/>
        <w:jc w:val="left"/>
        <w:rPr>
          <w:color w:val="auto"/>
        </w:rPr>
      </w:pPr>
      <w:r>
        <w:rPr>
          <w:color w:val="auto"/>
        </w:rPr>
        <w:t xml:space="preserve">         </w:t>
      </w:r>
    </w:p>
    <w:sectPr>
      <w:headerReference r:id="rId3" w:type="default"/>
      <w:footerReference r:id="rId4" w:type="default"/>
      <w:pgSz w:w="11906" w:h="16838"/>
      <w:pgMar w:top="794" w:right="964" w:bottom="794" w:left="964" w:header="283" w:footer="34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color w:val="999999"/>
      </w:rPr>
    </w:pPr>
    <w:r>
      <w:rPr>
        <w:color w:val="999999"/>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91440</wp:posOffset>
              </wp:positionV>
              <wp:extent cx="6057900" cy="0"/>
              <wp:effectExtent l="0" t="0" r="0" b="0"/>
              <wp:wrapNone/>
              <wp:docPr id="8" name="直线 3"/>
              <wp:cNvGraphicFramePr/>
              <a:graphic xmlns:a="http://schemas.openxmlformats.org/drawingml/2006/main">
                <a:graphicData uri="http://schemas.microsoft.com/office/word/2010/wordprocessingShape">
                  <wps:wsp>
                    <wps:cNvCnPr/>
                    <wps:spPr>
                      <a:xfrm>
                        <a:off x="0" y="0"/>
                        <a:ext cx="6057900" cy="0"/>
                      </a:xfrm>
                      <a:prstGeom prst="line">
                        <a:avLst/>
                      </a:prstGeom>
                      <a:ln w="9525" cap="flat" cmpd="sng">
                        <a:solidFill>
                          <a:srgbClr val="80808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7.2pt;height:0pt;width:477pt;z-index:251661312;mso-width-relative:page;mso-height-relative:page;" filled="f" stroked="t" coordsize="21600,21600" o:gfxdata="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nqtNQA&#10;AAAGAQAADwAAAAAAAAABACAAAAAiAAAAZHJzL2Rvd25yZXYueG1sUEsBAhQAFAAAAAgAh07iQFG9&#10;e+zqAQAA2wMAAA4AAAAAAAAAAQAgAAAAIwEAAGRycy9lMm9Eb2MueG1sUEsFBgAAAAAGAAYAWQEA&#10;AH8FAAAAAA==&#10;">
              <v:fill on="f" focussize="0,0"/>
              <v:stroke color="#808080" joinstyle="round"/>
              <v:imagedata o:title=""/>
              <o:lock v:ext="edit" aspectratio="f"/>
            </v:line>
          </w:pict>
        </mc:Fallback>
      </mc:AlternateContent>
    </w:r>
  </w:p>
  <w:p>
    <w:pPr>
      <w:pStyle w:val="2"/>
      <w:rPr>
        <w:del w:id="6" w:author="三叶草" w:date="2023-04-27T21:48:53Z"/>
        <w:rFonts w:ascii="黑体" w:hAnsi="宋体" w:eastAsia="黑体"/>
        <w:color w:val="808080"/>
      </w:rPr>
    </w:pPr>
    <w:del w:id="7" w:author="三叶草" w:date="2023-04-27T21:48:53Z">
      <w:r>
        <w:rPr>
          <w:rFonts w:hint="eastAsia" w:ascii="黑体" w:hAnsi="宋体" w:eastAsia="黑体"/>
          <w:color w:val="808080"/>
        </w:rPr>
        <w:delText>总机：020-85579662  85577462  85570466  传真：85571681</w:delText>
      </w:r>
    </w:del>
    <w:del w:id="8" w:author="三叶草" w:date="2023-04-27T21:48:53Z">
      <w:r>
        <w:rPr>
          <w:rFonts w:hint="eastAsia"/>
          <w:color w:val="808080"/>
        </w:rPr>
        <w:delText xml:space="preserve">  网址</w:delText>
      </w:r>
    </w:del>
    <w:del w:id="9" w:author="三叶草" w:date="2023-04-27T21:48:53Z">
      <w:r>
        <w:rPr>
          <w:rFonts w:hint="eastAsia" w:ascii="黑体" w:hAnsi="宋体" w:eastAsia="黑体"/>
          <w:color w:val="808080"/>
        </w:rPr>
        <w:delText>：</w:delText>
      </w:r>
    </w:del>
    <w:del w:id="10" w:author="三叶草" w:date="2023-04-27T21:48:53Z">
      <w:r>
        <w:rPr>
          <w:color w:val="808080"/>
        </w:rPr>
        <w:delText>http://www</w:delText>
      </w:r>
    </w:del>
    <w:del w:id="11" w:author="三叶草" w:date="2023-04-27T21:48:53Z">
      <w:r>
        <w:rPr>
          <w:rFonts w:hint="eastAsia" w:ascii="黑体" w:hAnsi="宋体" w:eastAsia="黑体"/>
          <w:color w:val="808080"/>
        </w:rPr>
        <w:delText>.</w:delText>
      </w:r>
    </w:del>
    <w:del w:id="12" w:author="三叶草" w:date="2023-04-27T21:48:53Z">
      <w:r>
        <w:rPr>
          <w:color w:val="808080"/>
        </w:rPr>
        <w:delText>txcg</w:delText>
      </w:r>
    </w:del>
    <w:del w:id="13" w:author="三叶草" w:date="2023-04-27T21:48:53Z">
      <w:r>
        <w:rPr>
          <w:rFonts w:hint="eastAsia" w:ascii="黑体" w:hAnsi="宋体" w:eastAsia="黑体"/>
          <w:color w:val="808080"/>
        </w:rPr>
        <w:delText>.</w:delText>
      </w:r>
    </w:del>
    <w:del w:id="14" w:author="三叶草" w:date="2023-04-27T21:48:53Z">
      <w:r>
        <w:rPr>
          <w:color w:val="808080"/>
        </w:rPr>
        <w:delText>com</w:delText>
      </w:r>
    </w:del>
    <w:del w:id="15" w:author="三叶草" w:date="2023-04-27T21:48:53Z">
      <w:r>
        <w:rPr>
          <w:rFonts w:hint="eastAsia" w:ascii="黑体" w:hAnsi="宋体" w:eastAsia="黑体"/>
          <w:color w:val="808080"/>
        </w:rPr>
        <w:delText>.</w:delText>
      </w:r>
    </w:del>
    <w:del w:id="16" w:author="三叶草" w:date="2023-04-27T21:48:53Z">
      <w:r>
        <w:rPr>
          <w:color w:val="808080"/>
        </w:rPr>
        <w:delText>cn</w:delText>
      </w:r>
    </w:del>
  </w:p>
  <w:p>
    <w:pPr>
      <w:pStyle w:val="2"/>
      <w:rPr>
        <w:del w:id="17" w:author="三叶草" w:date="2023-04-27T21:48:53Z"/>
        <w:rFonts w:ascii="黑体" w:hAnsi="宋体" w:eastAsia="黑体"/>
        <w:color w:val="808080"/>
      </w:rPr>
    </w:pPr>
    <w:del w:id="18" w:author="三叶草" w:date="2023-04-27T21:48:53Z">
      <w:r>
        <w:rPr>
          <w:rFonts w:hint="eastAsia"/>
          <w:color w:val="808080"/>
        </w:rPr>
        <w:delText>地址</w:delText>
      </w:r>
    </w:del>
    <w:del w:id="19" w:author="三叶草" w:date="2023-04-27T21:48:53Z">
      <w:r>
        <w:rPr>
          <w:rFonts w:hint="eastAsia" w:ascii="黑体" w:hAnsi="宋体" w:eastAsia="黑体"/>
          <w:color w:val="808080"/>
        </w:rPr>
        <w:delText>：</w:delText>
      </w:r>
    </w:del>
    <w:del w:id="20" w:author="三叶草" w:date="2023-04-27T21:48:53Z">
      <w:r>
        <w:rPr>
          <w:rFonts w:hint="eastAsia"/>
          <w:color w:val="808080"/>
        </w:rPr>
        <w:delText>广州市琶洲会展南四路保利世贸中心F幢7楼  邮编：510665</w:delText>
      </w:r>
    </w:del>
  </w:p>
  <w:p>
    <w:pPr>
      <w:pStyle w:val="2"/>
      <w:jc w:val="center"/>
    </w:pPr>
    <w:del w:id="21" w:author="三叶草" w:date="2023-04-27T21:48:53Z">
      <w:r>
        <w:rPr>
          <w:rStyle w:val="6"/>
          <w:rFonts w:hint="eastAsia"/>
        </w:rPr>
        <w:delText xml:space="preserve">                                                   </w:delText>
      </w:r>
    </w:del>
    <w:r>
      <w:rPr>
        <w:rStyle w:val="6"/>
        <w:rFonts w:hint="eastAsia"/>
      </w:rPr>
      <w:t xml:space="preserve">                                  </w:t>
    </w: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both"/>
      <w:rPr>
        <w:u w:val="none"/>
      </w:rPr>
    </w:pPr>
    <w:del w:id="0" w:author="三叶草" w:date="2023-04-27T21:48:58Z">
      <w:r>
        <w:rPr/>
        <w:drawing>
          <wp:inline distT="0" distB="0" distL="114300" distR="114300">
            <wp:extent cx="1666875" cy="257175"/>
            <wp:effectExtent l="0" t="0" r="9525" b="9525"/>
            <wp:docPr id="9" name="图片 1" descr="集团标识图片15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集团标识图片150211"/>
                    <pic:cNvPicPr>
                      <a:picLocks noChangeAspect="1"/>
                    </pic:cNvPicPr>
                  </pic:nvPicPr>
                  <pic:blipFill>
                    <a:blip r:embed="rId1"/>
                    <a:stretch>
                      <a:fillRect/>
                    </a:stretch>
                  </pic:blipFill>
                  <pic:spPr>
                    <a:xfrm>
                      <a:off x="0" y="0"/>
                      <a:ext cx="1666875" cy="257175"/>
                    </a:xfrm>
                    <a:prstGeom prst="rect">
                      <a:avLst/>
                    </a:prstGeom>
                    <a:noFill/>
                    <a:ln w="9525">
                      <a:noFill/>
                    </a:ln>
                  </pic:spPr>
                </pic:pic>
              </a:graphicData>
            </a:graphic>
          </wp:inline>
        </w:drawing>
      </w:r>
    </w:del>
    <w:del w:id="2" w:author="三叶草" w:date="2023-04-27T21:48:58Z">
      <w:r>
        <w:rPr>
          <w:rFonts w:ascii="黑体" w:eastAsia="黑体"/>
          <w:color w:val="808080"/>
          <w:spacing w:val="40"/>
          <w:kern w:val="10"/>
          <w:sz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374015</wp:posOffset>
                </wp:positionV>
                <wp:extent cx="6286500" cy="3810"/>
                <wp:effectExtent l="0" t="0" r="0" b="0"/>
                <wp:wrapNone/>
                <wp:docPr id="7" name="直线 2"/>
                <wp:cNvGraphicFramePr/>
                <a:graphic xmlns:a="http://schemas.openxmlformats.org/drawingml/2006/main">
                  <a:graphicData uri="http://schemas.microsoft.com/office/word/2010/wordprocessingShape">
                    <wps:wsp>
                      <wps:cNvCnPr/>
                      <wps:spPr>
                        <a:xfrm>
                          <a:off x="0" y="0"/>
                          <a:ext cx="6286500" cy="3810"/>
                        </a:xfrm>
                        <a:prstGeom prst="line">
                          <a:avLst/>
                        </a:prstGeom>
                        <a:ln w="12700" cap="flat" cmpd="sng">
                          <a:solidFill>
                            <a:srgbClr val="80808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29.45pt;height:0.3pt;width:495pt;z-index:251659264;mso-width-relative:page;mso-height-relative:page;" filled="f" stroked="t" coordsize="21600,21600" o:gfxdata="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ZfV&#10;0NQAAAAGAQAADwAAAAAAAAABACAAAAAiAAAAZHJzL2Rvd25yZXYueG1sUEsBAhQAFAAAAAgAh07i&#10;QJ8tP3PtAQAA3wMAAA4AAAAAAAAAAQAgAAAAIwEAAGRycy9lMm9Eb2MueG1sUEsFBgAAAAAGAAYA&#10;WQEAAIIFAAAAAA==&#10;">
                <v:fill on="f" focussize="0,0"/>
                <v:stroke weight="1pt" color="#808080" joinstyle="round"/>
                <v:imagedata o:title=""/>
                <o:lock v:ext="edit" aspectratio="f"/>
              </v:line>
            </w:pict>
          </mc:Fallback>
        </mc:AlternateContent>
      </w:r>
    </w:del>
    <w:del w:id="4" w:author="三叶草" w:date="2023-04-27T21:48:58Z">
      <w:r>
        <w:rPr>
          <w:rFonts w:hint="eastAsia"/>
        </w:rPr>
        <w:delText xml:space="preserve">                                </w:delText>
      </w:r>
    </w:del>
    <w:del w:id="5" w:author="三叶草" w:date="2023-04-27T21:48:58Z">
      <w:r>
        <w:rPr>
          <w:rFonts w:hint="eastAsia" w:ascii="黑体" w:eastAsia="黑体"/>
          <w:color w:val="808080"/>
          <w:spacing w:val="40"/>
          <w:kern w:val="10"/>
          <w:sz w:val="24"/>
        </w:rPr>
        <w:delText>天祥建设集团股份有限公司</w:delText>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12FA80"/>
    <w:multiLevelType w:val="singleLevel"/>
    <w:tmpl w:val="FE12FA80"/>
    <w:lvl w:ilvl="0" w:tentative="0">
      <w:start w:val="2"/>
      <w:numFmt w:val="chineseCounting"/>
      <w:suff w:val="nothing"/>
      <w:lvlText w:val="%1、"/>
      <w:lvlJc w:val="left"/>
      <w:rPr>
        <w:rFonts w:hint="eastAsia"/>
      </w:rPr>
    </w:lvl>
  </w:abstractNum>
  <w:abstractNum w:abstractNumId="1">
    <w:nsid w:val="594228D3"/>
    <w:multiLevelType w:val="singleLevel"/>
    <w:tmpl w:val="594228D3"/>
    <w:lvl w:ilvl="0" w:tentative="0">
      <w:start w:val="8"/>
      <w:numFmt w:val="decimal"/>
      <w:suff w:val="nothing"/>
      <w:lvlText w:val="%1、"/>
      <w:lvlJc w:val="left"/>
      <w:rPr>
        <w:rFonts w:cs="Times New Roman"/>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三叶草">
    <w15:presenceInfo w15:providerId="WPS Office" w15:userId="41060416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NotTrackMoves/>
  <w:trackRevisions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8"/>
    </o:shapelayout>
  </w:hdrShapeDefaults>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2YjIyOTNiYWQ5Y2EzZGU4MTI4NmJiYWJhMjBkOTMifQ=="/>
  </w:docVars>
  <w:rsids>
    <w:rsidRoot w:val="00A00B96"/>
    <w:rsid w:val="0001627F"/>
    <w:rsid w:val="00035F22"/>
    <w:rsid w:val="0004725C"/>
    <w:rsid w:val="000B582B"/>
    <w:rsid w:val="000C593F"/>
    <w:rsid w:val="000C724E"/>
    <w:rsid w:val="00113E02"/>
    <w:rsid w:val="00127B71"/>
    <w:rsid w:val="00157321"/>
    <w:rsid w:val="001B103E"/>
    <w:rsid w:val="001B24AC"/>
    <w:rsid w:val="001B4A59"/>
    <w:rsid w:val="00206444"/>
    <w:rsid w:val="0023487E"/>
    <w:rsid w:val="002B14D8"/>
    <w:rsid w:val="002D187E"/>
    <w:rsid w:val="002D30C9"/>
    <w:rsid w:val="003077FF"/>
    <w:rsid w:val="00327073"/>
    <w:rsid w:val="00347776"/>
    <w:rsid w:val="00360879"/>
    <w:rsid w:val="003608DD"/>
    <w:rsid w:val="003D3A7B"/>
    <w:rsid w:val="003D6EB3"/>
    <w:rsid w:val="003E5EF3"/>
    <w:rsid w:val="004315BD"/>
    <w:rsid w:val="00450036"/>
    <w:rsid w:val="00484ED1"/>
    <w:rsid w:val="00490707"/>
    <w:rsid w:val="004942B1"/>
    <w:rsid w:val="004C7595"/>
    <w:rsid w:val="004F395F"/>
    <w:rsid w:val="004F5FEB"/>
    <w:rsid w:val="005231B4"/>
    <w:rsid w:val="005259B5"/>
    <w:rsid w:val="00581A18"/>
    <w:rsid w:val="00590010"/>
    <w:rsid w:val="00606F7F"/>
    <w:rsid w:val="006D2F29"/>
    <w:rsid w:val="006D322A"/>
    <w:rsid w:val="0072407A"/>
    <w:rsid w:val="0073446F"/>
    <w:rsid w:val="00752B74"/>
    <w:rsid w:val="00781186"/>
    <w:rsid w:val="007A57B6"/>
    <w:rsid w:val="007C33E1"/>
    <w:rsid w:val="007E2BF4"/>
    <w:rsid w:val="007F1685"/>
    <w:rsid w:val="00816773"/>
    <w:rsid w:val="00873C38"/>
    <w:rsid w:val="008A7774"/>
    <w:rsid w:val="008D61C0"/>
    <w:rsid w:val="0091215F"/>
    <w:rsid w:val="00917144"/>
    <w:rsid w:val="009D02A9"/>
    <w:rsid w:val="009F1AD2"/>
    <w:rsid w:val="00A00B96"/>
    <w:rsid w:val="00A01686"/>
    <w:rsid w:val="00A10466"/>
    <w:rsid w:val="00A43D9C"/>
    <w:rsid w:val="00A4452F"/>
    <w:rsid w:val="00A771FD"/>
    <w:rsid w:val="00AA0A8E"/>
    <w:rsid w:val="00AD2A77"/>
    <w:rsid w:val="00B156D8"/>
    <w:rsid w:val="00B40A74"/>
    <w:rsid w:val="00B54D8F"/>
    <w:rsid w:val="00C163BA"/>
    <w:rsid w:val="00C621D7"/>
    <w:rsid w:val="00C87831"/>
    <w:rsid w:val="00CB16AA"/>
    <w:rsid w:val="00CE0708"/>
    <w:rsid w:val="00D337E6"/>
    <w:rsid w:val="00DE7FBF"/>
    <w:rsid w:val="00E164A1"/>
    <w:rsid w:val="00E32D9C"/>
    <w:rsid w:val="00E86CF5"/>
    <w:rsid w:val="00E922F3"/>
    <w:rsid w:val="00E92DB2"/>
    <w:rsid w:val="00EC6142"/>
    <w:rsid w:val="00EC7EF4"/>
    <w:rsid w:val="00F016D1"/>
    <w:rsid w:val="00F434D3"/>
    <w:rsid w:val="00F5429A"/>
    <w:rsid w:val="00FD0B01"/>
    <w:rsid w:val="0D7374E7"/>
    <w:rsid w:val="0ED83AC2"/>
    <w:rsid w:val="18016A99"/>
    <w:rsid w:val="18082750"/>
    <w:rsid w:val="182C2184"/>
    <w:rsid w:val="1C323251"/>
    <w:rsid w:val="2B6D48DF"/>
    <w:rsid w:val="2BA54FF3"/>
    <w:rsid w:val="39EE252B"/>
    <w:rsid w:val="3AB569AF"/>
    <w:rsid w:val="4729524E"/>
    <w:rsid w:val="4EF475AA"/>
    <w:rsid w:val="51EB3A2E"/>
    <w:rsid w:val="663254CA"/>
    <w:rsid w:val="71A02FB3"/>
    <w:rsid w:val="75596C27"/>
    <w:rsid w:val="7D4965E4"/>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99"/>
    <w:pPr>
      <w:tabs>
        <w:tab w:val="center" w:pos="4153"/>
        <w:tab w:val="right" w:pos="8306"/>
      </w:tabs>
      <w:snapToGrid w:val="0"/>
      <w:jc w:val="left"/>
    </w:pPr>
    <w:rPr>
      <w:sz w:val="18"/>
      <w:szCs w:val="18"/>
    </w:rPr>
  </w:style>
  <w:style w:type="paragraph" w:styleId="3">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qFormat/>
    <w:uiPriority w:val="99"/>
    <w:rPr>
      <w:rFonts w:cs="Times New Roman"/>
    </w:rPr>
  </w:style>
  <w:style w:type="character" w:customStyle="1" w:styleId="7">
    <w:name w:val="页脚 Char"/>
    <w:basedOn w:val="5"/>
    <w:link w:val="2"/>
    <w:semiHidden/>
    <w:qFormat/>
    <w:locked/>
    <w:uiPriority w:val="99"/>
    <w:rPr>
      <w:rFonts w:cs="Times New Roman"/>
      <w:sz w:val="18"/>
      <w:szCs w:val="18"/>
    </w:rPr>
  </w:style>
  <w:style w:type="character" w:customStyle="1" w:styleId="8">
    <w:name w:val="页眉 Char"/>
    <w:basedOn w:val="5"/>
    <w:link w:val="3"/>
    <w:semiHidden/>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3008</Words>
  <Characters>634</Characters>
  <Lines>5</Lines>
  <Paragraphs>7</Paragraphs>
  <TotalTime>26</TotalTime>
  <ScaleCrop>false</ScaleCrop>
  <LinksUpToDate>false</LinksUpToDate>
  <CharactersWithSpaces>3635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2018-09-03T10:41:00Z</dcterms:created>
  <dc:creator>Administrator</dc:creator>
  <cp:lastModifiedBy>三叶草</cp:lastModifiedBy>
  <dcterms:modified xsi:type="dcterms:W3CDTF">2023-04-27T13:49:01Z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0478A44EC2F0431C93D4E83C89516554_12</vt:lpwstr>
  </property>
</Properties>
</file>