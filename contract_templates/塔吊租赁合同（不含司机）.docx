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del w:id="32" w:author="三叶草" w:date="2023-04-27T21:50:53Z">
        <w:r>
          <w:rPr/>
          <w:drawing>
            <wp:anchor distT="0" distB="0" distL="114300" distR="114300" simplePos="0" relativeHeight="251660288" behindDoc="1" locked="0" layoutInCell="1" allowOverlap="1">
              <wp:simplePos x="0" y="0"/>
              <wp:positionH relativeFrom="column">
                <wp:posOffset>438150</wp:posOffset>
              </wp:positionH>
              <wp:positionV relativeFrom="paragraph">
                <wp:posOffset>217170</wp:posOffset>
              </wp:positionV>
              <wp:extent cx="5495925" cy="5494020"/>
              <wp:effectExtent l="0" t="0" r="9525" b="11430"/>
              <wp:wrapNone/>
              <wp:docPr id="2" name="图片 6"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2 副本"/>
                      <pic:cNvPicPr>
                        <a:picLocks noChangeAspect="1"/>
                      </pic:cNvPicPr>
                    </pic:nvPicPr>
                    <pic:blipFill>
                      <a:blip r:embed="rId7">
                        <a:lum bright="1999"/>
                      </a:blip>
                      <a:stretch>
                        <a:fillRect/>
                      </a:stretch>
                    </pic:blipFill>
                    <pic:spPr>
                      <a:xfrm>
                        <a:off x="0" y="0"/>
                        <a:ext cx="5495925" cy="5494020"/>
                      </a:xfrm>
                      <a:prstGeom prst="rect">
                        <a:avLst/>
                      </a:prstGeom>
                      <a:noFill/>
                      <a:ln w="9525">
                        <a:noFill/>
                      </a:ln>
                    </pic:spPr>
                  </pic:pic>
                </a:graphicData>
              </a:graphic>
            </wp:anchor>
          </w:drawing>
        </w:r>
      </w:del>
    </w:p>
    <w:p>
      <w:pPr>
        <w:jc w:val="center"/>
        <w:rPr>
          <w:b/>
          <w:bCs/>
          <w:sz w:val="36"/>
          <w:szCs w:val="36"/>
        </w:rPr>
      </w:pPr>
    </w:p>
    <w:p>
      <w:pPr>
        <w:spacing w:line="720" w:lineRule="auto"/>
        <w:jc w:val="center"/>
        <w:rPr>
          <w:b/>
          <w:bCs/>
          <w:sz w:val="48"/>
          <w:szCs w:val="48"/>
          <w:u w:val="single"/>
        </w:rPr>
      </w:pPr>
      <w:r>
        <w:rPr>
          <w:rFonts w:hint="eastAsia"/>
          <w:b/>
          <w:bCs/>
          <w:sz w:val="48"/>
          <w:szCs w:val="48"/>
        </w:rPr>
        <w:t>天祥建设集团</w:t>
      </w:r>
      <w:r>
        <w:rPr>
          <w:b/>
          <w:bCs/>
          <w:sz w:val="48"/>
          <w:szCs w:val="48"/>
          <w:u w:val="single"/>
        </w:rPr>
        <w:t xml:space="preserve">           </w:t>
      </w:r>
      <w:r>
        <w:rPr>
          <w:rFonts w:hint="eastAsia"/>
          <w:b/>
          <w:bCs/>
          <w:sz w:val="48"/>
          <w:szCs w:val="48"/>
        </w:rPr>
        <w:t>项目</w:t>
      </w:r>
    </w:p>
    <w:p>
      <w:pPr>
        <w:tabs>
          <w:tab w:val="center" w:pos="5233"/>
          <w:tab w:val="left" w:pos="7305"/>
        </w:tabs>
        <w:spacing w:afterLines="116" w:line="720" w:lineRule="auto"/>
        <w:rPr>
          <w:b/>
          <w:bCs/>
          <w:sz w:val="48"/>
          <w:szCs w:val="48"/>
        </w:rPr>
      </w:pPr>
      <w:bookmarkStart w:id="1" w:name="_GoBack"/>
      <w:bookmarkEnd w:id="1"/>
      <w:r>
        <w:rPr>
          <w:b/>
          <w:bCs/>
          <w:sz w:val="48"/>
          <w:szCs w:val="48"/>
        </w:rPr>
        <w:tab/>
      </w:r>
      <w:r>
        <w:rPr>
          <w:rFonts w:hint="eastAsia"/>
          <w:b/>
          <w:bCs/>
          <w:sz w:val="48"/>
          <w:szCs w:val="48"/>
        </w:rPr>
        <w:t>塔吊租赁合同</w:t>
      </w:r>
      <w:r>
        <w:rPr>
          <w:b/>
          <w:bCs/>
          <w:sz w:val="48"/>
          <w:szCs w:val="48"/>
        </w:rPr>
        <w:tab/>
      </w:r>
    </w:p>
    <w:p>
      <w:pPr>
        <w:tabs>
          <w:tab w:val="center" w:pos="5233"/>
          <w:tab w:val="left" w:pos="7305"/>
        </w:tabs>
        <w:spacing w:afterLines="116" w:line="720" w:lineRule="auto"/>
        <w:rPr>
          <w:b/>
          <w:bCs/>
          <w:sz w:val="48"/>
          <w:szCs w:val="48"/>
        </w:rPr>
      </w:pPr>
    </w:p>
    <w:p>
      <w:pPr>
        <w:tabs>
          <w:tab w:val="center" w:pos="5233"/>
          <w:tab w:val="left" w:pos="7305"/>
        </w:tabs>
        <w:spacing w:afterLines="116" w:line="720" w:lineRule="auto"/>
        <w:rPr>
          <w:b/>
          <w:bCs/>
          <w:sz w:val="48"/>
          <w:szCs w:val="48"/>
        </w:rPr>
      </w:pPr>
    </w:p>
    <w:p>
      <w:pPr>
        <w:tabs>
          <w:tab w:val="left" w:pos="8502"/>
        </w:tabs>
        <w:rPr>
          <w:rFonts w:hint="eastAsia" w:eastAsia="微软雅黑"/>
          <w:sz w:val="32"/>
          <w:szCs w:val="32"/>
          <w:lang w:eastAsia="zh-CN"/>
        </w:rPr>
      </w:pPr>
      <w:r>
        <w:rPr>
          <w:rFonts w:hint="eastAsia"/>
          <w:sz w:val="32"/>
          <w:szCs w:val="32"/>
          <w:lang w:val="en-US" w:eastAsia="zh-CN"/>
        </w:rPr>
        <w:t>承租</w:t>
      </w:r>
      <w:r>
        <w:rPr>
          <w:rFonts w:hint="eastAsia"/>
          <w:sz w:val="32"/>
          <w:szCs w:val="32"/>
        </w:rPr>
        <w:t>方（甲方）：天祥建设集团股份有限公司　　</w:t>
      </w:r>
    </w:p>
    <w:p>
      <w:pPr>
        <w:rPr>
          <w:sz w:val="32"/>
          <w:szCs w:val="32"/>
        </w:rPr>
      </w:pPr>
      <w:r>
        <w:rPr>
          <w:rFonts w:hint="eastAsia"/>
          <w:sz w:val="32"/>
          <w:szCs w:val="32"/>
          <w:lang w:val="en-US" w:eastAsia="zh-CN"/>
        </w:rPr>
        <w:t>出租</w:t>
      </w:r>
      <w:r>
        <w:rPr>
          <w:rFonts w:hint="eastAsia"/>
          <w:sz w:val="32"/>
          <w:szCs w:val="32"/>
        </w:rPr>
        <w:t>方（乙方）：</w:t>
      </w:r>
      <w:r>
        <w:rPr>
          <w:sz w:val="28"/>
          <w:szCs w:val="28"/>
        </w:rPr>
        <w:t xml:space="preserve"> </w:t>
      </w:r>
      <w:r>
        <w:rPr>
          <w:sz w:val="32"/>
          <w:szCs w:val="32"/>
          <w:u w:val="single"/>
        </w:rPr>
        <w:t xml:space="preserve">  </w:t>
      </w:r>
      <w:r>
        <w:rPr>
          <w:sz w:val="28"/>
          <w:szCs w:val="28"/>
          <w:u w:val="single"/>
        </w:rPr>
        <w:t xml:space="preserve">       </w:t>
      </w:r>
    </w:p>
    <w:p>
      <w:pPr>
        <w:rPr>
          <w:sz w:val="32"/>
          <w:szCs w:val="32"/>
          <w:u w:val="single"/>
        </w:rPr>
      </w:pPr>
      <w:r>
        <w:rPr>
          <w:rFonts w:hint="eastAsia"/>
          <w:sz w:val="32"/>
          <w:szCs w:val="32"/>
        </w:rPr>
        <w:t>合同订立时间：</w:t>
      </w:r>
      <w:r>
        <w:rPr>
          <w:sz w:val="32"/>
          <w:szCs w:val="32"/>
          <w:u w:val="single"/>
        </w:rPr>
        <w:t xml:space="preserve">    </w:t>
      </w:r>
    </w:p>
    <w:p>
      <w:pPr>
        <w:rPr>
          <w:sz w:val="32"/>
          <w:szCs w:val="32"/>
          <w:u w:val="single"/>
        </w:rPr>
      </w:pPr>
      <w:r>
        <w:rPr>
          <w:rFonts w:hint="eastAsia"/>
          <w:sz w:val="32"/>
          <w:szCs w:val="32"/>
        </w:rPr>
        <w:t>合同签订编号：</w:t>
      </w:r>
      <w:r>
        <w:rPr>
          <w:sz w:val="32"/>
          <w:szCs w:val="32"/>
        </w:rPr>
        <w:t xml:space="preserve"> </w:t>
      </w:r>
      <w:r>
        <w:rPr>
          <w:sz w:val="32"/>
          <w:szCs w:val="32"/>
          <w:u w:val="single"/>
        </w:rPr>
        <w:t xml:space="preserve">                      </w:t>
      </w:r>
    </w:p>
    <w:p>
      <w:pPr>
        <w:jc w:val="left"/>
        <w:rPr>
          <w:rFonts w:hint="eastAsia"/>
          <w:b/>
          <w:sz w:val="36"/>
          <w:szCs w:val="36"/>
        </w:rPr>
      </w:pPr>
    </w:p>
    <w:p>
      <w:pPr>
        <w:jc w:val="center"/>
        <w:rPr>
          <w:b/>
          <w:sz w:val="36"/>
          <w:szCs w:val="36"/>
        </w:rPr>
      </w:pPr>
      <w:r>
        <w:rPr>
          <w:rFonts w:hint="eastAsia"/>
          <w:b/>
          <w:sz w:val="36"/>
          <w:szCs w:val="36"/>
        </w:rPr>
        <w:t>塔机租赁合同</w:t>
      </w:r>
    </w:p>
    <w:p>
      <w:pPr>
        <w:spacing w:line="240" w:lineRule="auto"/>
        <w:rPr>
          <w:rFonts w:hint="eastAsia" w:ascii="宋体" w:hAnsi="宋体" w:cs="宋体"/>
          <w:kern w:val="0"/>
          <w:sz w:val="24"/>
        </w:rPr>
      </w:pPr>
      <w:r>
        <w:rPr>
          <w:rFonts w:hint="eastAsia"/>
          <w:sz w:val="24"/>
          <w:lang w:val="en-US" w:eastAsia="zh-CN"/>
        </w:rPr>
        <w:t>承租方（</w:t>
      </w:r>
      <w:r>
        <w:rPr>
          <w:rFonts w:hint="eastAsia"/>
          <w:sz w:val="24"/>
        </w:rPr>
        <w:t>甲方</w:t>
      </w:r>
      <w:r>
        <w:rPr>
          <w:rFonts w:hint="eastAsia"/>
          <w:sz w:val="24"/>
          <w:lang w:val="en-US" w:eastAsia="zh-CN"/>
        </w:rPr>
        <w:t>）</w:t>
      </w:r>
      <w:r>
        <w:rPr>
          <w:rFonts w:hint="eastAsia"/>
          <w:sz w:val="24"/>
        </w:rPr>
        <w:t>：天祥建设集团股份有限公司</w:t>
      </w:r>
      <w:r>
        <w:rPr>
          <w:sz w:val="24"/>
        </w:rPr>
        <w:t xml:space="preserve">       </w:t>
      </w:r>
    </w:p>
    <w:p>
      <w:pPr>
        <w:spacing w:line="240" w:lineRule="auto"/>
        <w:rPr>
          <w:rFonts w:hint="eastAsia" w:ascii="宋体" w:hAnsi="宋体" w:eastAsia="微软雅黑" w:cs="宋体"/>
          <w:color w:val="auto"/>
          <w:sz w:val="24"/>
          <w:szCs w:val="24"/>
          <w:lang w:val="en-US" w:eastAsia="zh-CN"/>
        </w:rPr>
      </w:pPr>
      <w:del w:id="34" w:author="三叶草" w:date="2023-04-27T21:50:55Z">
        <w:r>
          <w:rPr>
            <w:sz w:val="24"/>
          </w:rPr>
          <w:drawing>
            <wp:anchor distT="0" distB="0" distL="114300" distR="114300" simplePos="0" relativeHeight="251666432" behindDoc="1" locked="0" layoutInCell="1" allowOverlap="1">
              <wp:simplePos x="0" y="0"/>
              <wp:positionH relativeFrom="column">
                <wp:posOffset>-85090</wp:posOffset>
              </wp:positionH>
              <wp:positionV relativeFrom="paragraph">
                <wp:posOffset>263525</wp:posOffset>
              </wp:positionV>
              <wp:extent cx="6297930" cy="6296025"/>
              <wp:effectExtent l="0" t="0" r="7620" b="9525"/>
              <wp:wrapNone/>
              <wp:docPr id="8" name="图片 11"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descr="2 副本"/>
                      <pic:cNvPicPr>
                        <a:picLocks noChangeAspect="1"/>
                      </pic:cNvPicPr>
                    </pic:nvPicPr>
                    <pic:blipFill>
                      <a:blip r:embed="rId7">
                        <a:lum bright="1999"/>
                      </a:blip>
                      <a:stretch>
                        <a:fillRect/>
                      </a:stretch>
                    </pic:blipFill>
                    <pic:spPr>
                      <a:xfrm>
                        <a:off x="0" y="0"/>
                        <a:ext cx="6297930" cy="6296025"/>
                      </a:xfrm>
                      <a:prstGeom prst="rect">
                        <a:avLst/>
                      </a:prstGeom>
                      <a:noFill/>
                      <a:ln w="9525">
                        <a:noFill/>
                      </a:ln>
                    </pic:spPr>
                  </pic:pic>
                </a:graphicData>
              </a:graphic>
            </wp:anchor>
          </w:drawing>
        </w:r>
      </w:del>
      <w:r>
        <w:rPr>
          <w:rFonts w:hint="eastAsia" w:ascii="宋体" w:hAnsi="宋体" w:cs="宋体"/>
          <w:color w:val="auto"/>
          <w:sz w:val="24"/>
          <w:szCs w:val="24"/>
        </w:rPr>
        <w:t>法定代表人：</w:t>
      </w:r>
      <w:r>
        <w:rPr>
          <w:rFonts w:hint="eastAsia" w:ascii="宋体" w:hAnsi="宋体" w:cs="宋体"/>
          <w:color w:val="auto"/>
          <w:sz w:val="24"/>
          <w:szCs w:val="24"/>
          <w:lang w:val="en-US" w:eastAsia="zh-CN"/>
        </w:rPr>
        <w:t>胡刚锋</w:t>
      </w:r>
    </w:p>
    <w:p>
      <w:pPr>
        <w:tabs>
          <w:tab w:val="left" w:pos="8280"/>
        </w:tabs>
        <w:spacing w:line="240" w:lineRule="auto"/>
        <w:rPr>
          <w:rFonts w:ascii="宋体" w:hAnsi="宋体" w:cs="宋体"/>
          <w:color w:val="auto"/>
          <w:sz w:val="24"/>
          <w:szCs w:val="24"/>
        </w:rPr>
      </w:pPr>
      <w:r>
        <w:rPr>
          <w:rFonts w:hint="eastAsia" w:ascii="宋体" w:hAnsi="宋体" w:cs="宋体"/>
          <w:color w:val="auto"/>
          <w:sz w:val="24"/>
          <w:szCs w:val="24"/>
          <w:lang w:val="en-US" w:eastAsia="zh-CN"/>
        </w:rPr>
        <w:t>公司</w:t>
      </w:r>
      <w:r>
        <w:rPr>
          <w:rFonts w:hint="eastAsia" w:ascii="宋体" w:hAnsi="宋体" w:cs="宋体"/>
          <w:color w:val="auto"/>
          <w:sz w:val="24"/>
          <w:szCs w:val="24"/>
        </w:rPr>
        <w:t>地址：</w:t>
      </w:r>
      <w:r>
        <w:rPr>
          <w:rFonts w:hint="eastAsia" w:ascii="宋体" w:hAnsi="宋体"/>
          <w:color w:val="auto"/>
          <w:sz w:val="24"/>
          <w:szCs w:val="24"/>
          <w:u w:val="none"/>
          <w:lang w:eastAsia="zh-CN"/>
        </w:rPr>
        <w:t>浙江省东阳市东义路</w:t>
      </w:r>
      <w:r>
        <w:rPr>
          <w:rFonts w:hint="eastAsia" w:ascii="宋体" w:hAnsi="宋体"/>
          <w:color w:val="auto"/>
          <w:sz w:val="24"/>
          <w:szCs w:val="24"/>
          <w:u w:val="none"/>
          <w:lang w:val="en-US" w:eastAsia="zh-CN"/>
        </w:rPr>
        <w:t>220号</w:t>
      </w:r>
      <w:r>
        <w:rPr>
          <w:rFonts w:ascii="宋体" w:hAnsi="宋体" w:cs="宋体"/>
          <w:color w:val="auto"/>
          <w:sz w:val="24"/>
          <w:szCs w:val="24"/>
        </w:rPr>
        <w:tab/>
      </w:r>
    </w:p>
    <w:p>
      <w:pPr>
        <w:spacing w:line="240" w:lineRule="auto"/>
        <w:rPr>
          <w:rFonts w:hint="eastAsia" w:ascii="宋体" w:hAnsi="宋体" w:cs="宋体"/>
          <w:color w:val="auto"/>
          <w:sz w:val="24"/>
          <w:szCs w:val="24"/>
        </w:rPr>
      </w:pPr>
      <w:r>
        <w:rPr>
          <w:rFonts w:hint="eastAsia" w:ascii="宋体" w:hAnsi="宋体" w:cs="宋体"/>
          <w:color w:val="auto"/>
          <w:sz w:val="24"/>
          <w:szCs w:val="24"/>
        </w:rPr>
        <w:t>联系电话：</w:t>
      </w:r>
    </w:p>
    <w:p>
      <w:pPr>
        <w:spacing w:line="240" w:lineRule="auto"/>
        <w:rPr>
          <w:sz w:val="24"/>
        </w:rPr>
      </w:pPr>
      <w:r>
        <w:rPr>
          <w:sz w:val="24"/>
        </w:rPr>
        <w:t xml:space="preserve"> </w:t>
      </w:r>
    </w:p>
    <w:p>
      <w:pPr>
        <w:spacing w:line="240" w:lineRule="auto"/>
        <w:rPr>
          <w:rFonts w:hint="eastAsia" w:ascii="宋体" w:hAnsi="宋体" w:cs="宋体"/>
          <w:kern w:val="0"/>
          <w:sz w:val="24"/>
        </w:rPr>
      </w:pPr>
      <w:r>
        <w:rPr>
          <w:rFonts w:hint="eastAsia"/>
          <w:sz w:val="24"/>
          <w:lang w:val="en-US" w:eastAsia="zh-CN"/>
        </w:rPr>
        <w:t>出租方（乙方）</w:t>
      </w:r>
      <w:r>
        <w:rPr>
          <w:rFonts w:hint="eastAsia"/>
          <w:sz w:val="24"/>
        </w:rPr>
        <w:t>：</w:t>
      </w:r>
      <w:r>
        <w:rPr>
          <w:sz w:val="24"/>
        </w:rPr>
        <w:t xml:space="preserve">                                 </w:t>
      </w:r>
    </w:p>
    <w:p>
      <w:pPr>
        <w:spacing w:line="240" w:lineRule="auto"/>
        <w:rPr>
          <w:rFonts w:hint="eastAsia" w:ascii="宋体" w:hAnsi="宋体" w:eastAsia="微软雅黑" w:cs="宋体"/>
          <w:color w:val="auto"/>
          <w:sz w:val="24"/>
          <w:szCs w:val="24"/>
          <w:lang w:val="en-US" w:eastAsia="zh-CN"/>
        </w:rPr>
      </w:pPr>
      <w:r>
        <w:rPr>
          <w:rFonts w:hint="eastAsia" w:ascii="宋体" w:hAnsi="宋体" w:cs="宋体"/>
          <w:color w:val="auto"/>
          <w:sz w:val="24"/>
          <w:szCs w:val="24"/>
        </w:rPr>
        <w:t>法定代表人：</w:t>
      </w:r>
    </w:p>
    <w:p>
      <w:pPr>
        <w:tabs>
          <w:tab w:val="left" w:pos="8280"/>
        </w:tabs>
        <w:spacing w:line="240" w:lineRule="auto"/>
        <w:rPr>
          <w:rFonts w:ascii="宋体" w:hAnsi="宋体" w:cs="宋体"/>
          <w:color w:val="auto"/>
          <w:sz w:val="24"/>
          <w:szCs w:val="24"/>
        </w:rPr>
      </w:pPr>
      <w:r>
        <w:rPr>
          <w:rFonts w:hint="eastAsia" w:ascii="宋体" w:hAnsi="宋体" w:cs="宋体"/>
          <w:color w:val="auto"/>
          <w:sz w:val="24"/>
          <w:szCs w:val="24"/>
          <w:lang w:val="en-US" w:eastAsia="zh-CN"/>
        </w:rPr>
        <w:t>公司</w:t>
      </w:r>
      <w:r>
        <w:rPr>
          <w:rFonts w:hint="eastAsia" w:ascii="宋体" w:hAnsi="宋体" w:cs="宋体"/>
          <w:color w:val="auto"/>
          <w:sz w:val="24"/>
          <w:szCs w:val="24"/>
        </w:rPr>
        <w:t>地址：</w:t>
      </w:r>
      <w:r>
        <w:rPr>
          <w:rFonts w:ascii="宋体" w:hAnsi="宋体" w:cs="宋体"/>
          <w:color w:val="auto"/>
          <w:sz w:val="24"/>
          <w:szCs w:val="24"/>
        </w:rPr>
        <w:tab/>
      </w:r>
    </w:p>
    <w:p>
      <w:pPr>
        <w:spacing w:line="240" w:lineRule="auto"/>
        <w:rPr>
          <w:rFonts w:hint="eastAsia" w:ascii="宋体" w:hAnsi="宋体" w:cs="宋体"/>
          <w:color w:val="auto"/>
          <w:sz w:val="24"/>
          <w:szCs w:val="24"/>
        </w:rPr>
      </w:pPr>
      <w:r>
        <w:rPr>
          <w:rFonts w:hint="eastAsia" w:ascii="宋体" w:hAnsi="宋体" w:cs="宋体"/>
          <w:color w:val="auto"/>
          <w:sz w:val="24"/>
          <w:szCs w:val="24"/>
        </w:rPr>
        <w:t>联系电话：</w:t>
      </w:r>
    </w:p>
    <w:p>
      <w:pPr>
        <w:spacing w:line="276" w:lineRule="auto"/>
        <w:ind w:firstLine="600" w:firstLineChars="250"/>
        <w:rPr>
          <w:sz w:val="24"/>
        </w:rPr>
      </w:pPr>
      <w:r>
        <w:rPr>
          <w:rFonts w:hint="eastAsia"/>
          <w:sz w:val="24"/>
        </w:rPr>
        <w:t>因甲方</w:t>
      </w:r>
      <w:r>
        <w:rPr>
          <w:sz w:val="24"/>
          <w:u w:val="single"/>
        </w:rPr>
        <w:t xml:space="preserve">            </w:t>
      </w:r>
      <w:r>
        <w:rPr>
          <w:rFonts w:hint="eastAsia"/>
          <w:sz w:val="24"/>
        </w:rPr>
        <w:t>工程的实际需要，甲方向乙方承租塔机用于该工程。根据《中华人民共和国合同法》，甲乙双方本着平等互利原则，为明确甲乙双方的权利和义务关系，经双方友好协商，签订合同条款如下</w:t>
      </w:r>
      <w:r>
        <w:rPr>
          <w:sz w:val="24"/>
        </w:rPr>
        <w:t xml:space="preserve"> </w:t>
      </w:r>
      <w:r>
        <w:rPr>
          <w:rFonts w:hint="eastAsia"/>
          <w:sz w:val="24"/>
        </w:rPr>
        <w:t>：</w:t>
      </w:r>
    </w:p>
    <w:p>
      <w:pPr>
        <w:numPr>
          <w:ilvl w:val="0"/>
          <w:numId w:val="1"/>
        </w:numPr>
        <w:spacing w:line="276" w:lineRule="auto"/>
        <w:rPr>
          <w:rFonts w:ascii="方正仿宋简体" w:eastAsia="方正仿宋简体"/>
          <w:b/>
          <w:sz w:val="24"/>
        </w:rPr>
      </w:pPr>
      <w:r>
        <w:rPr>
          <w:rFonts w:hint="eastAsia" w:ascii="方正仿宋简体" w:eastAsia="方正仿宋简体"/>
          <w:b/>
          <w:sz w:val="24"/>
        </w:rPr>
        <w:t>工程概况：</w:t>
      </w:r>
    </w:p>
    <w:p>
      <w:pPr>
        <w:spacing w:line="276" w:lineRule="auto"/>
        <w:rPr>
          <w:rFonts w:ascii="方正仿宋简体" w:eastAsia="方正仿宋简体"/>
          <w:b/>
          <w:sz w:val="24"/>
        </w:rPr>
      </w:pPr>
      <w:r>
        <w:rPr>
          <w:rFonts w:hint="eastAsia" w:ascii="方正仿宋简体" w:eastAsia="方正仿宋简体"/>
          <w:b/>
          <w:sz w:val="24"/>
        </w:rPr>
        <w:t>工程名称：</w:t>
      </w:r>
    </w:p>
    <w:p>
      <w:pPr>
        <w:spacing w:line="276" w:lineRule="auto"/>
        <w:rPr>
          <w:sz w:val="24"/>
        </w:rPr>
      </w:pPr>
      <w:r>
        <w:rPr>
          <w:rFonts w:hint="eastAsia"/>
          <w:sz w:val="24"/>
        </w:rPr>
        <w:t>工程地址：</w:t>
      </w:r>
      <w:r>
        <w:rPr>
          <w:sz w:val="24"/>
        </w:rPr>
        <w:t xml:space="preserve">           </w:t>
      </w:r>
      <w:r>
        <w:rPr>
          <w:sz w:val="24"/>
          <w:u w:val="single"/>
        </w:rPr>
        <w:t xml:space="preserve">                     </w:t>
      </w:r>
    </w:p>
    <w:p>
      <w:pPr>
        <w:spacing w:line="276" w:lineRule="auto"/>
        <w:rPr>
          <w:rFonts w:ascii="方正仿宋简体" w:eastAsia="方正仿宋简体"/>
          <w:b/>
          <w:sz w:val="24"/>
        </w:rPr>
      </w:pPr>
      <w:r>
        <w:rPr>
          <w:rFonts w:hint="eastAsia" w:ascii="方正仿宋简体" w:eastAsia="方正仿宋简体"/>
          <w:b/>
          <w:sz w:val="24"/>
        </w:rPr>
        <w:t>二、租赁设备</w:t>
      </w:r>
      <w:r>
        <w:rPr>
          <w:rFonts w:hint="eastAsia" w:ascii="方正仿宋简体" w:eastAsia="方正仿宋简体"/>
          <w:b/>
          <w:sz w:val="24"/>
          <w:lang w:val="en-US" w:eastAsia="zh-CN"/>
        </w:rPr>
        <w:t>名称、类型、</w:t>
      </w:r>
      <w:r>
        <w:rPr>
          <w:rFonts w:hint="eastAsia" w:ascii="方正仿宋简体" w:eastAsia="方正仿宋简体"/>
          <w:b/>
          <w:sz w:val="24"/>
        </w:rPr>
        <w:t>型号及租赁价格</w:t>
      </w:r>
    </w:p>
    <w:tbl>
      <w:tblPr>
        <w:tblStyle w:val="5"/>
        <w:tblW w:w="10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9"/>
        <w:gridCol w:w="949"/>
        <w:gridCol w:w="937"/>
        <w:gridCol w:w="1500"/>
        <w:gridCol w:w="1710"/>
        <w:gridCol w:w="1575"/>
        <w:gridCol w:w="138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0" w:hRule="atLeast"/>
        </w:trPr>
        <w:tc>
          <w:tcPr>
            <w:tcW w:w="589" w:type="dxa"/>
            <w:vAlign w:val="center"/>
          </w:tcPr>
          <w:p>
            <w:pPr>
              <w:spacing w:line="276" w:lineRule="auto"/>
              <w:jc w:val="center"/>
              <w:rPr>
                <w:rFonts w:hint="eastAsia" w:eastAsia="微软雅黑"/>
                <w:sz w:val="24"/>
                <w:lang w:eastAsia="zh-CN"/>
              </w:rPr>
            </w:pPr>
            <w:r>
              <w:rPr>
                <w:rFonts w:hint="eastAsia"/>
                <w:sz w:val="24"/>
                <w:lang w:val="en-US" w:eastAsia="zh-CN"/>
              </w:rPr>
              <w:t>名称</w:t>
            </w:r>
          </w:p>
        </w:tc>
        <w:tc>
          <w:tcPr>
            <w:tcW w:w="949" w:type="dxa"/>
            <w:vAlign w:val="center"/>
          </w:tcPr>
          <w:p>
            <w:pPr>
              <w:spacing w:line="276" w:lineRule="auto"/>
              <w:ind w:left="240" w:hanging="240" w:hangingChars="100"/>
              <w:jc w:val="both"/>
              <w:rPr>
                <w:sz w:val="24"/>
              </w:rPr>
            </w:pPr>
            <w:r>
              <w:rPr>
                <w:rFonts w:hint="eastAsia"/>
                <w:sz w:val="24"/>
                <w:lang w:val="en-US" w:eastAsia="zh-CN"/>
              </w:rPr>
              <w:t>设备</w:t>
            </w:r>
            <w:r>
              <w:rPr>
                <w:rFonts w:hint="eastAsia"/>
                <w:sz w:val="24"/>
              </w:rPr>
              <w:t>类型</w:t>
            </w:r>
          </w:p>
        </w:tc>
        <w:tc>
          <w:tcPr>
            <w:tcW w:w="937" w:type="dxa"/>
            <w:vAlign w:val="center"/>
          </w:tcPr>
          <w:p>
            <w:pPr>
              <w:spacing w:line="276" w:lineRule="auto"/>
              <w:jc w:val="center"/>
              <w:rPr>
                <w:sz w:val="24"/>
              </w:rPr>
            </w:pPr>
            <w:r>
              <w:rPr>
                <w:rFonts w:hint="eastAsia"/>
                <w:sz w:val="24"/>
              </w:rPr>
              <w:t>型号</w:t>
            </w:r>
          </w:p>
        </w:tc>
        <w:tc>
          <w:tcPr>
            <w:tcW w:w="1500" w:type="dxa"/>
            <w:vAlign w:val="center"/>
          </w:tcPr>
          <w:p>
            <w:pPr>
              <w:spacing w:line="276" w:lineRule="auto"/>
              <w:jc w:val="center"/>
              <w:rPr>
                <w:sz w:val="24"/>
              </w:rPr>
            </w:pPr>
            <w:r>
              <w:rPr>
                <w:rFonts w:hint="eastAsia"/>
                <w:sz w:val="24"/>
                <w:lang w:val="en-US" w:eastAsia="zh-CN"/>
              </w:rPr>
              <w:t>设备不含税进退场费（元/台）</w:t>
            </w:r>
          </w:p>
        </w:tc>
        <w:tc>
          <w:tcPr>
            <w:tcW w:w="1710" w:type="dxa"/>
            <w:vAlign w:val="center"/>
          </w:tcPr>
          <w:p>
            <w:pPr>
              <w:spacing w:line="276" w:lineRule="auto"/>
              <w:jc w:val="center"/>
              <w:rPr>
                <w:sz w:val="24"/>
              </w:rPr>
            </w:pPr>
            <w:r>
              <w:rPr>
                <w:rFonts w:hint="eastAsia"/>
                <w:sz w:val="24"/>
              </w:rPr>
              <w:t>月</w:t>
            </w:r>
            <w:r>
              <w:rPr>
                <w:rFonts w:hint="eastAsia"/>
                <w:sz w:val="24"/>
                <w:lang w:val="en-US" w:eastAsia="zh-CN"/>
              </w:rPr>
              <w:t>租金不含税</w:t>
            </w:r>
            <w:r>
              <w:rPr>
                <w:rFonts w:hint="eastAsia"/>
                <w:sz w:val="24"/>
              </w:rPr>
              <w:t>价格（元</w:t>
            </w:r>
            <w:r>
              <w:rPr>
                <w:sz w:val="24"/>
              </w:rPr>
              <w:t>/</w:t>
            </w:r>
            <w:r>
              <w:rPr>
                <w:rFonts w:hint="eastAsia"/>
                <w:sz w:val="24"/>
              </w:rPr>
              <w:t>台）</w:t>
            </w:r>
          </w:p>
        </w:tc>
        <w:tc>
          <w:tcPr>
            <w:tcW w:w="1575" w:type="dxa"/>
            <w:vAlign w:val="center"/>
          </w:tcPr>
          <w:p>
            <w:pPr>
              <w:spacing w:line="276" w:lineRule="auto"/>
              <w:jc w:val="center"/>
              <w:rPr>
                <w:sz w:val="24"/>
              </w:rPr>
            </w:pPr>
            <w:r>
              <w:rPr>
                <w:rFonts w:hint="eastAsia"/>
                <w:sz w:val="24"/>
                <w:lang w:val="en-US" w:eastAsia="zh-CN"/>
              </w:rPr>
              <w:t>税率金额（元/台）</w:t>
            </w:r>
          </w:p>
        </w:tc>
        <w:tc>
          <w:tcPr>
            <w:tcW w:w="1380" w:type="dxa"/>
            <w:vAlign w:val="center"/>
          </w:tcPr>
          <w:p>
            <w:pPr>
              <w:spacing w:line="276" w:lineRule="auto"/>
              <w:jc w:val="center"/>
              <w:rPr>
                <w:sz w:val="24"/>
              </w:rPr>
            </w:pPr>
            <w:r>
              <w:rPr>
                <w:rFonts w:hint="eastAsia"/>
                <w:sz w:val="24"/>
                <w:lang w:val="en-US" w:eastAsia="zh-CN"/>
              </w:rPr>
              <w:t>合计价格（元/台）</w:t>
            </w:r>
          </w:p>
        </w:tc>
        <w:tc>
          <w:tcPr>
            <w:tcW w:w="1500" w:type="dxa"/>
            <w:vAlign w:val="center"/>
          </w:tcPr>
          <w:p>
            <w:pPr>
              <w:spacing w:line="276" w:lineRule="auto"/>
              <w:jc w:val="center"/>
              <w:rPr>
                <w:sz w:val="24"/>
              </w:rPr>
            </w:pPr>
            <w:r>
              <w:rPr>
                <w:rFonts w:hint="eastAsia"/>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1" w:hRule="atLeast"/>
        </w:trPr>
        <w:tc>
          <w:tcPr>
            <w:tcW w:w="589" w:type="dxa"/>
            <w:vAlign w:val="center"/>
          </w:tcPr>
          <w:p>
            <w:pPr>
              <w:spacing w:line="276" w:lineRule="auto"/>
              <w:jc w:val="center"/>
              <w:rPr>
                <w:rFonts w:hint="eastAsia" w:eastAsia="微软雅黑"/>
                <w:sz w:val="24"/>
                <w:lang w:eastAsia="zh-CN"/>
              </w:rPr>
            </w:pPr>
            <w:r>
              <w:rPr>
                <w:rFonts w:hint="eastAsia"/>
                <w:sz w:val="24"/>
                <w:lang w:val="en-US" w:eastAsia="zh-CN"/>
              </w:rPr>
              <w:t>塔吊</w:t>
            </w:r>
          </w:p>
        </w:tc>
        <w:tc>
          <w:tcPr>
            <w:tcW w:w="949" w:type="dxa"/>
            <w:vAlign w:val="center"/>
          </w:tcPr>
          <w:p>
            <w:pPr>
              <w:spacing w:line="276" w:lineRule="auto"/>
              <w:jc w:val="center"/>
              <w:rPr>
                <w:rFonts w:hint="eastAsia" w:eastAsia="微软雅黑"/>
                <w:sz w:val="24"/>
                <w:lang w:val="en-US" w:eastAsia="zh-CN"/>
              </w:rPr>
            </w:pPr>
            <w:r>
              <w:rPr>
                <w:rFonts w:hint="eastAsia"/>
                <w:sz w:val="24"/>
                <w:lang w:val="en-US" w:eastAsia="zh-CN"/>
              </w:rPr>
              <w:t>进退场费</w:t>
            </w:r>
          </w:p>
        </w:tc>
        <w:tc>
          <w:tcPr>
            <w:tcW w:w="937" w:type="dxa"/>
            <w:vAlign w:val="center"/>
          </w:tcPr>
          <w:p>
            <w:pPr>
              <w:spacing w:line="276" w:lineRule="auto"/>
              <w:jc w:val="center"/>
              <w:rPr>
                <w:sz w:val="24"/>
              </w:rPr>
            </w:pPr>
            <w:r>
              <w:rPr>
                <w:sz w:val="24"/>
              </w:rPr>
              <w:t xml:space="preserve"> </w:t>
            </w:r>
          </w:p>
        </w:tc>
        <w:tc>
          <w:tcPr>
            <w:tcW w:w="1500" w:type="dxa"/>
            <w:vAlign w:val="center"/>
          </w:tcPr>
          <w:p>
            <w:pPr>
              <w:spacing w:line="276" w:lineRule="auto"/>
              <w:jc w:val="center"/>
              <w:rPr>
                <w:rFonts w:hint="default" w:eastAsia="微软雅黑"/>
                <w:sz w:val="24"/>
                <w:lang w:val="en-US" w:eastAsia="zh-CN"/>
              </w:rPr>
            </w:pPr>
            <w:r>
              <w:rPr>
                <w:rFonts w:hint="eastAsia"/>
                <w:sz w:val="24"/>
                <w:lang w:val="en-US" w:eastAsia="zh-CN"/>
              </w:rPr>
              <w:t>50000</w:t>
            </w:r>
          </w:p>
        </w:tc>
        <w:tc>
          <w:tcPr>
            <w:tcW w:w="1710" w:type="dxa"/>
            <w:vAlign w:val="center"/>
          </w:tcPr>
          <w:p>
            <w:pPr>
              <w:spacing w:line="276" w:lineRule="auto"/>
              <w:jc w:val="center"/>
              <w:rPr>
                <w:rFonts w:hint="eastAsia" w:eastAsia="微软雅黑"/>
                <w:sz w:val="24"/>
                <w:lang w:val="en-US" w:eastAsia="zh-CN"/>
              </w:rPr>
            </w:pPr>
            <w:r>
              <w:rPr>
                <w:rFonts w:hint="eastAsia"/>
                <w:sz w:val="24"/>
                <w:lang w:val="en-US" w:eastAsia="zh-CN"/>
              </w:rPr>
              <w:t>/</w:t>
            </w:r>
          </w:p>
        </w:tc>
        <w:tc>
          <w:tcPr>
            <w:tcW w:w="1575" w:type="dxa"/>
            <w:vAlign w:val="center"/>
          </w:tcPr>
          <w:p>
            <w:pPr>
              <w:spacing w:line="276" w:lineRule="auto"/>
              <w:jc w:val="center"/>
              <w:rPr>
                <w:sz w:val="24"/>
              </w:rPr>
            </w:pPr>
            <w:r>
              <w:rPr>
                <w:rFonts w:hint="eastAsia"/>
                <w:sz w:val="24"/>
                <w:lang w:val="en-US" w:eastAsia="zh-CN"/>
              </w:rPr>
              <w:t>1500</w:t>
            </w:r>
            <w:r>
              <w:rPr>
                <w:sz w:val="24"/>
              </w:rPr>
              <w:t xml:space="preserve"> </w:t>
            </w:r>
          </w:p>
        </w:tc>
        <w:tc>
          <w:tcPr>
            <w:tcW w:w="1380" w:type="dxa"/>
            <w:vAlign w:val="center"/>
          </w:tcPr>
          <w:p>
            <w:pPr>
              <w:spacing w:line="276" w:lineRule="auto"/>
              <w:jc w:val="center"/>
              <w:rPr>
                <w:rFonts w:hint="default" w:eastAsia="微软雅黑"/>
                <w:sz w:val="24"/>
                <w:lang w:val="en-US" w:eastAsia="zh-CN"/>
              </w:rPr>
            </w:pPr>
            <w:r>
              <w:rPr>
                <w:rFonts w:hint="eastAsia"/>
                <w:sz w:val="24"/>
                <w:lang w:val="en-US" w:eastAsia="zh-CN"/>
              </w:rPr>
              <w:t>51500</w:t>
            </w:r>
          </w:p>
        </w:tc>
        <w:tc>
          <w:tcPr>
            <w:tcW w:w="1500" w:type="dxa"/>
            <w:vAlign w:val="center"/>
          </w:tcPr>
          <w:p>
            <w:pPr>
              <w:spacing w:line="276" w:lineRule="auto"/>
              <w:jc w:val="center"/>
              <w:rPr>
                <w:rFonts w:hint="default" w:eastAsia="微软雅黑"/>
                <w:sz w:val="24"/>
                <w:lang w:val="en-US" w:eastAsia="zh-CN"/>
              </w:rPr>
            </w:pPr>
            <w:r>
              <w:rPr>
                <w:rFonts w:hint="eastAsia"/>
                <w:sz w:val="18"/>
                <w:szCs w:val="18"/>
                <w:lang w:val="en-US" w:eastAsia="zh-CN"/>
              </w:rPr>
              <w:t>设备臂长、高度满足项目需求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589" w:type="dxa"/>
            <w:vAlign w:val="center"/>
          </w:tcPr>
          <w:p>
            <w:pPr>
              <w:spacing w:line="276" w:lineRule="auto"/>
              <w:jc w:val="center"/>
              <w:rPr>
                <w:rFonts w:hint="eastAsia" w:eastAsia="微软雅黑"/>
                <w:sz w:val="24"/>
                <w:lang w:val="en-US" w:eastAsia="zh-CN"/>
              </w:rPr>
            </w:pPr>
            <w:r>
              <w:rPr>
                <w:rFonts w:hint="eastAsia"/>
                <w:sz w:val="24"/>
                <w:lang w:val="en-US" w:eastAsia="zh-CN"/>
              </w:rPr>
              <w:t>塔吊</w:t>
            </w:r>
          </w:p>
        </w:tc>
        <w:tc>
          <w:tcPr>
            <w:tcW w:w="949" w:type="dxa"/>
            <w:vAlign w:val="center"/>
          </w:tcPr>
          <w:p>
            <w:pPr>
              <w:spacing w:line="276" w:lineRule="auto"/>
              <w:jc w:val="center"/>
              <w:rPr>
                <w:rFonts w:hint="default" w:eastAsia="微软雅黑"/>
                <w:sz w:val="24"/>
                <w:lang w:val="en-US" w:eastAsia="zh-CN"/>
              </w:rPr>
            </w:pPr>
            <w:r>
              <w:rPr>
                <w:rFonts w:hint="eastAsia"/>
                <w:sz w:val="24"/>
                <w:lang w:val="en-US" w:eastAsia="zh-CN"/>
              </w:rPr>
              <w:t>月租金</w:t>
            </w:r>
          </w:p>
        </w:tc>
        <w:tc>
          <w:tcPr>
            <w:tcW w:w="937" w:type="dxa"/>
            <w:vAlign w:val="center"/>
          </w:tcPr>
          <w:p>
            <w:pPr>
              <w:spacing w:line="276" w:lineRule="auto"/>
              <w:jc w:val="center"/>
              <w:rPr>
                <w:sz w:val="24"/>
              </w:rPr>
            </w:pPr>
          </w:p>
        </w:tc>
        <w:tc>
          <w:tcPr>
            <w:tcW w:w="1500" w:type="dxa"/>
            <w:vAlign w:val="center"/>
          </w:tcPr>
          <w:p>
            <w:pPr>
              <w:spacing w:line="276" w:lineRule="auto"/>
              <w:jc w:val="center"/>
              <w:rPr>
                <w:rFonts w:hint="default" w:eastAsia="微软雅黑"/>
                <w:sz w:val="24"/>
                <w:lang w:val="en-US" w:eastAsia="zh-CN"/>
              </w:rPr>
            </w:pPr>
            <w:r>
              <w:rPr>
                <w:rFonts w:hint="eastAsia"/>
                <w:sz w:val="24"/>
                <w:lang w:val="en-US" w:eastAsia="zh-CN"/>
              </w:rPr>
              <w:t>/</w:t>
            </w:r>
          </w:p>
        </w:tc>
        <w:tc>
          <w:tcPr>
            <w:tcW w:w="1710" w:type="dxa"/>
            <w:vAlign w:val="center"/>
          </w:tcPr>
          <w:p>
            <w:pPr>
              <w:spacing w:line="276" w:lineRule="auto"/>
              <w:jc w:val="center"/>
              <w:rPr>
                <w:rFonts w:hint="default" w:eastAsia="微软雅黑"/>
                <w:sz w:val="24"/>
                <w:lang w:val="en-US" w:eastAsia="zh-CN"/>
              </w:rPr>
            </w:pPr>
            <w:r>
              <w:rPr>
                <w:rFonts w:hint="eastAsia"/>
                <w:sz w:val="24"/>
                <w:lang w:val="en-US" w:eastAsia="zh-CN"/>
              </w:rPr>
              <w:t>30000</w:t>
            </w:r>
          </w:p>
        </w:tc>
        <w:tc>
          <w:tcPr>
            <w:tcW w:w="1575" w:type="dxa"/>
            <w:vAlign w:val="center"/>
          </w:tcPr>
          <w:p>
            <w:pPr>
              <w:spacing w:line="276" w:lineRule="auto"/>
              <w:jc w:val="center"/>
              <w:rPr>
                <w:rFonts w:hint="default" w:eastAsia="微软雅黑"/>
                <w:sz w:val="24"/>
                <w:lang w:val="en-US" w:eastAsia="zh-CN"/>
              </w:rPr>
            </w:pPr>
            <w:r>
              <w:rPr>
                <w:rFonts w:hint="eastAsia"/>
                <w:sz w:val="24"/>
                <w:lang w:val="en-US" w:eastAsia="zh-CN"/>
              </w:rPr>
              <w:t>900</w:t>
            </w:r>
          </w:p>
        </w:tc>
        <w:tc>
          <w:tcPr>
            <w:tcW w:w="1380" w:type="dxa"/>
            <w:vAlign w:val="center"/>
          </w:tcPr>
          <w:p>
            <w:pPr>
              <w:spacing w:line="276" w:lineRule="auto"/>
              <w:jc w:val="center"/>
              <w:rPr>
                <w:rFonts w:hint="default" w:eastAsia="微软雅黑"/>
                <w:sz w:val="24"/>
                <w:lang w:val="en-US" w:eastAsia="zh-CN"/>
              </w:rPr>
            </w:pPr>
            <w:r>
              <w:rPr>
                <w:rFonts w:hint="eastAsia"/>
                <w:sz w:val="24"/>
                <w:lang w:val="en-US" w:eastAsia="zh-CN"/>
              </w:rPr>
              <w:t>30900</w:t>
            </w:r>
          </w:p>
        </w:tc>
        <w:tc>
          <w:tcPr>
            <w:tcW w:w="1500" w:type="dxa"/>
            <w:vAlign w:val="center"/>
          </w:tcPr>
          <w:p>
            <w:pPr>
              <w:spacing w:line="276" w:lineRule="auto"/>
              <w:jc w:val="center"/>
              <w:rPr>
                <w:sz w:val="24"/>
              </w:rPr>
            </w:pPr>
            <w:r>
              <w:rPr>
                <w:rFonts w:hint="eastAsia"/>
                <w:sz w:val="18"/>
                <w:szCs w:val="18"/>
                <w:lang w:val="en-US" w:eastAsia="zh-CN"/>
              </w:rPr>
              <w:t>设备臂长、高度满足项目需求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trPr>
        <w:tc>
          <w:tcPr>
            <w:tcW w:w="10140" w:type="dxa"/>
            <w:gridSpan w:val="8"/>
            <w:vAlign w:val="center"/>
          </w:tcPr>
          <w:p>
            <w:pPr>
              <w:spacing w:line="276" w:lineRule="auto"/>
              <w:rPr>
                <w:color w:val="auto"/>
                <w:sz w:val="24"/>
              </w:rPr>
            </w:pPr>
            <w:r>
              <w:rPr>
                <w:rFonts w:hint="eastAsia"/>
                <w:color w:val="auto"/>
                <w:sz w:val="24"/>
              </w:rPr>
              <w:t>备注：</w:t>
            </w:r>
            <w:r>
              <w:rPr>
                <w:rFonts w:hint="eastAsia"/>
                <w:color w:val="auto"/>
                <w:sz w:val="24"/>
                <w:lang w:val="en-US" w:eastAsia="zh-CN"/>
              </w:rPr>
              <w:t>设备进退场费、</w:t>
            </w:r>
            <w:r>
              <w:rPr>
                <w:rFonts w:hint="eastAsia"/>
                <w:color w:val="auto"/>
                <w:sz w:val="24"/>
              </w:rPr>
              <w:t>月租金</w:t>
            </w:r>
            <w:r>
              <w:rPr>
                <w:rFonts w:hint="eastAsia"/>
                <w:color w:val="auto"/>
                <w:sz w:val="24"/>
                <w:lang w:val="en-US" w:eastAsia="zh-CN"/>
              </w:rPr>
              <w:t>合计价格</w:t>
            </w:r>
            <w:r>
              <w:rPr>
                <w:rFonts w:hint="eastAsia"/>
                <w:color w:val="auto"/>
                <w:sz w:val="24"/>
              </w:rPr>
              <w:t>含</w:t>
            </w:r>
            <w:r>
              <w:rPr>
                <w:color w:val="auto"/>
                <w:sz w:val="24"/>
              </w:rPr>
              <w:t>3%</w:t>
            </w:r>
            <w:r>
              <w:rPr>
                <w:rFonts w:hint="eastAsia"/>
                <w:color w:val="auto"/>
                <w:sz w:val="24"/>
              </w:rPr>
              <w:t>税金，不含司机、指挥工资。设备进场前必须翻新。甲方见票付款。</w:t>
            </w:r>
          </w:p>
        </w:tc>
      </w:tr>
    </w:tbl>
    <w:p>
      <w:pPr>
        <w:spacing w:line="276" w:lineRule="auto"/>
        <w:rPr>
          <w:rFonts w:ascii="方正仿宋简体" w:eastAsia="方正仿宋简体"/>
          <w:b/>
          <w:color w:val="auto"/>
          <w:sz w:val="24"/>
        </w:rPr>
      </w:pPr>
      <w:r>
        <w:rPr>
          <w:rFonts w:hint="eastAsia" w:ascii="方正仿宋简体" w:eastAsia="方正仿宋简体"/>
          <w:b/>
          <w:color w:val="auto"/>
          <w:sz w:val="24"/>
        </w:rPr>
        <w:t>三、租期及租赁费用计算：</w:t>
      </w:r>
    </w:p>
    <w:p>
      <w:pPr>
        <w:tabs>
          <w:tab w:val="left" w:pos="6507"/>
        </w:tabs>
        <w:spacing w:line="276" w:lineRule="auto"/>
        <w:rPr>
          <w:rFonts w:hint="eastAsia" w:ascii="方正仿宋简体" w:eastAsia="方正仿宋简体"/>
          <w:b/>
          <w:color w:val="auto"/>
          <w:sz w:val="24"/>
          <w:lang w:eastAsia="zh-CN"/>
        </w:rPr>
      </w:pPr>
      <w:r>
        <w:rPr>
          <w:rFonts w:ascii="方正仿宋简体" w:eastAsia="方正仿宋简体"/>
          <w:b/>
          <w:color w:val="auto"/>
          <w:sz w:val="24"/>
        </w:rPr>
        <w:t>1</w:t>
      </w:r>
      <w:r>
        <w:rPr>
          <w:rFonts w:hint="eastAsia" w:ascii="方正仿宋简体" w:eastAsia="方正仿宋简体"/>
          <w:b/>
          <w:color w:val="auto"/>
          <w:sz w:val="24"/>
        </w:rPr>
        <w:t>、租期：</w:t>
      </w:r>
      <w:r>
        <w:rPr>
          <w:rFonts w:hint="eastAsia" w:ascii="方正仿宋简体" w:eastAsia="方正仿宋简体"/>
          <w:b/>
          <w:color w:val="auto"/>
          <w:sz w:val="24"/>
          <w:lang w:eastAsia="zh-CN"/>
        </w:rPr>
        <w:tab/>
      </w:r>
    </w:p>
    <w:p>
      <w:pPr>
        <w:spacing w:line="276" w:lineRule="auto"/>
        <w:rPr>
          <w:color w:val="auto"/>
          <w:sz w:val="24"/>
        </w:rPr>
      </w:pPr>
      <w:del w:id="36" w:author="三叶草" w:date="2023-04-27T21:50:58Z">
        <w:r>
          <w:rPr>
            <w:color w:val="auto"/>
          </w:rPr>
          <w:drawing>
            <wp:anchor distT="0" distB="0" distL="114300" distR="114300" simplePos="0" relativeHeight="251659264" behindDoc="1" locked="0" layoutInCell="1" allowOverlap="1">
              <wp:simplePos x="0" y="0"/>
              <wp:positionH relativeFrom="column">
                <wp:posOffset>300355</wp:posOffset>
              </wp:positionH>
              <wp:positionV relativeFrom="paragraph">
                <wp:posOffset>295910</wp:posOffset>
              </wp:positionV>
              <wp:extent cx="5741670" cy="5739765"/>
              <wp:effectExtent l="0" t="0" r="11430" b="13335"/>
              <wp:wrapNone/>
              <wp:docPr id="1" name="图片 3"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2 副本"/>
                      <pic:cNvPicPr>
                        <a:picLocks noChangeAspect="1"/>
                      </pic:cNvPicPr>
                    </pic:nvPicPr>
                    <pic:blipFill>
                      <a:blip r:embed="rId7">
                        <a:lum bright="1999"/>
                      </a:blip>
                      <a:stretch>
                        <a:fillRect/>
                      </a:stretch>
                    </pic:blipFill>
                    <pic:spPr>
                      <a:xfrm>
                        <a:off x="0" y="0"/>
                        <a:ext cx="5741670" cy="5739765"/>
                      </a:xfrm>
                      <a:prstGeom prst="rect">
                        <a:avLst/>
                      </a:prstGeom>
                      <a:noFill/>
                      <a:ln w="9525">
                        <a:noFill/>
                      </a:ln>
                    </pic:spPr>
                  </pic:pic>
                </a:graphicData>
              </a:graphic>
            </wp:anchor>
          </w:drawing>
        </w:r>
      </w:del>
      <w:r>
        <w:rPr>
          <w:color w:val="auto"/>
          <w:sz w:val="24"/>
        </w:rPr>
        <w:t>1.1</w:t>
      </w:r>
      <w:r>
        <w:rPr>
          <w:rFonts w:hint="eastAsia"/>
          <w:color w:val="auto"/>
          <w:sz w:val="24"/>
        </w:rPr>
        <w:t>所出租塔机</w:t>
      </w:r>
      <w:r>
        <w:rPr>
          <w:color w:val="auto"/>
          <w:sz w:val="24"/>
          <w:u w:val="single"/>
        </w:rPr>
        <w:t xml:space="preserve">    </w:t>
      </w:r>
      <w:r>
        <w:rPr>
          <w:rFonts w:hint="eastAsia"/>
          <w:color w:val="auto"/>
          <w:sz w:val="24"/>
        </w:rPr>
        <w:t>台，塔吊租期为</w:t>
      </w:r>
      <w:bookmarkStart w:id="0" w:name="OLE_LINK1"/>
      <w:r>
        <w:rPr>
          <w:color w:val="auto"/>
          <w:sz w:val="24"/>
          <w:u w:val="single"/>
        </w:rPr>
        <w:t xml:space="preserve"> 6 </w:t>
      </w:r>
      <w:r>
        <w:rPr>
          <w:rFonts w:hint="eastAsia"/>
          <w:color w:val="auto"/>
          <w:sz w:val="24"/>
        </w:rPr>
        <w:t>个月</w:t>
      </w:r>
      <w:bookmarkEnd w:id="0"/>
      <w:r>
        <w:rPr>
          <w:rFonts w:hint="eastAsia"/>
          <w:color w:val="auto"/>
          <w:sz w:val="24"/>
        </w:rPr>
        <w:t>，超过租期后如甲方需要继续使用塔机则按月计算租期租金，如最后一个月不足满月则按当月实际天数计算租期租金。</w:t>
      </w:r>
    </w:p>
    <w:p>
      <w:pPr>
        <w:spacing w:line="276" w:lineRule="auto"/>
        <w:rPr>
          <w:color w:val="auto"/>
          <w:sz w:val="24"/>
        </w:rPr>
      </w:pPr>
      <w:r>
        <w:rPr>
          <w:color w:val="auto"/>
          <w:sz w:val="24"/>
        </w:rPr>
        <w:t>1.2</w:t>
      </w:r>
      <w:r>
        <w:rPr>
          <w:rFonts w:hint="eastAsia"/>
          <w:color w:val="auto"/>
          <w:sz w:val="24"/>
        </w:rPr>
        <w:t>租期计算：乙方塔机安装调试报验合格且双方确认交付甲方使用之日起计至甲方工程主体封顶后甲方发出书面通知（含电话、短信、微信、传真、电邮等等）乙方拆卸塔机之日止。</w:t>
      </w:r>
    </w:p>
    <w:p>
      <w:pPr>
        <w:spacing w:line="276" w:lineRule="auto"/>
        <w:rPr>
          <w:rFonts w:ascii="方正仿宋简体" w:eastAsia="方正仿宋简体"/>
          <w:b/>
          <w:color w:val="auto"/>
          <w:sz w:val="24"/>
        </w:rPr>
      </w:pPr>
      <w:r>
        <w:rPr>
          <w:rFonts w:ascii="方正仿宋简体" w:eastAsia="方正仿宋简体"/>
          <w:b/>
          <w:color w:val="auto"/>
          <w:sz w:val="24"/>
        </w:rPr>
        <w:t>2</w:t>
      </w:r>
      <w:r>
        <w:rPr>
          <w:rFonts w:hint="eastAsia" w:ascii="方正仿宋简体" w:eastAsia="方正仿宋简体"/>
          <w:b/>
          <w:color w:val="auto"/>
          <w:sz w:val="24"/>
        </w:rPr>
        <w:t>、进退场费</w:t>
      </w:r>
    </w:p>
    <w:p>
      <w:pPr>
        <w:spacing w:line="276" w:lineRule="auto"/>
        <w:rPr>
          <w:color w:val="auto"/>
          <w:sz w:val="24"/>
        </w:rPr>
      </w:pPr>
      <w:r>
        <w:rPr>
          <w:color w:val="auto"/>
          <w:sz w:val="24"/>
        </w:rPr>
        <w:t>2.1</w:t>
      </w:r>
      <w:r>
        <w:rPr>
          <w:rFonts w:hint="eastAsia"/>
          <w:color w:val="auto"/>
          <w:sz w:val="24"/>
        </w:rPr>
        <w:t>进退场费由甲方承担，塔机每台进退场费共</w:t>
      </w:r>
      <w:r>
        <w:rPr>
          <w:rFonts w:hint="eastAsia"/>
          <w:color w:val="auto"/>
          <w:sz w:val="24"/>
          <w:u w:val="single"/>
        </w:rPr>
        <w:t>￥</w:t>
      </w:r>
      <w:r>
        <w:rPr>
          <w:color w:val="auto"/>
          <w:sz w:val="24"/>
          <w:u w:val="single"/>
        </w:rPr>
        <w:t xml:space="preserve">      </w:t>
      </w:r>
      <w:r>
        <w:rPr>
          <w:rFonts w:hint="eastAsia"/>
          <w:color w:val="auto"/>
          <w:sz w:val="24"/>
          <w:u w:val="single"/>
        </w:rPr>
        <w:t>元整</w:t>
      </w:r>
      <w:r>
        <w:rPr>
          <w:rFonts w:hint="eastAsia"/>
          <w:color w:val="auto"/>
          <w:sz w:val="24"/>
        </w:rPr>
        <w:t>（大写：</w:t>
      </w:r>
      <w:r>
        <w:rPr>
          <w:color w:val="auto"/>
          <w:sz w:val="24"/>
          <w:u w:val="single"/>
        </w:rPr>
        <w:t xml:space="preserve">       </w:t>
      </w:r>
      <w:r>
        <w:rPr>
          <w:rFonts w:hint="eastAsia"/>
          <w:color w:val="auto"/>
          <w:sz w:val="24"/>
          <w:u w:val="single"/>
        </w:rPr>
        <w:t>元</w:t>
      </w:r>
      <w:r>
        <w:rPr>
          <w:rFonts w:hint="eastAsia"/>
          <w:color w:val="auto"/>
          <w:sz w:val="24"/>
        </w:rPr>
        <w:t>整）。进退场费内容为塔机含所有部件进退场运输、装卸、安拆、基础预埋件、加高标准及附着、资料、报检取证、</w:t>
      </w:r>
      <w:r>
        <w:rPr>
          <w:color w:val="auto"/>
          <w:sz w:val="24"/>
        </w:rPr>
        <w:t>3%</w:t>
      </w:r>
      <w:r>
        <w:rPr>
          <w:rFonts w:hint="eastAsia"/>
          <w:color w:val="auto"/>
          <w:sz w:val="24"/>
        </w:rPr>
        <w:t>税金等所有使塔机正常投入使用的费用。</w:t>
      </w:r>
    </w:p>
    <w:p>
      <w:pPr>
        <w:spacing w:line="276" w:lineRule="auto"/>
        <w:rPr>
          <w:color w:val="auto"/>
          <w:sz w:val="24"/>
        </w:rPr>
      </w:pPr>
      <w:r>
        <w:rPr>
          <w:color w:val="auto"/>
          <w:sz w:val="24"/>
        </w:rPr>
        <w:t>2.2</w:t>
      </w:r>
      <w:r>
        <w:rPr>
          <w:rFonts w:hint="eastAsia"/>
          <w:color w:val="auto"/>
          <w:sz w:val="24"/>
        </w:rPr>
        <w:t>进退场费，进场及退场各为</w:t>
      </w:r>
      <w:r>
        <w:rPr>
          <w:color w:val="auto"/>
          <w:sz w:val="24"/>
        </w:rPr>
        <w:t>50%</w:t>
      </w:r>
      <w:r>
        <w:rPr>
          <w:rFonts w:hint="eastAsia"/>
          <w:color w:val="auto"/>
          <w:sz w:val="24"/>
        </w:rPr>
        <w:t>，即每台塔机进场</w:t>
      </w:r>
      <w:r>
        <w:rPr>
          <w:color w:val="auto"/>
          <w:sz w:val="24"/>
          <w:u w:val="single"/>
        </w:rPr>
        <w:t xml:space="preserve">      </w:t>
      </w:r>
      <w:r>
        <w:rPr>
          <w:rFonts w:hint="eastAsia"/>
          <w:color w:val="auto"/>
          <w:sz w:val="24"/>
        </w:rPr>
        <w:t>元，退场</w:t>
      </w:r>
      <w:r>
        <w:rPr>
          <w:color w:val="auto"/>
          <w:sz w:val="24"/>
        </w:rPr>
        <w:t xml:space="preserve"> </w:t>
      </w:r>
      <w:r>
        <w:rPr>
          <w:color w:val="auto"/>
          <w:sz w:val="24"/>
          <w:u w:val="single"/>
        </w:rPr>
        <w:t xml:space="preserve">       </w:t>
      </w:r>
      <w:r>
        <w:rPr>
          <w:rFonts w:hint="eastAsia"/>
          <w:color w:val="auto"/>
          <w:sz w:val="24"/>
        </w:rPr>
        <w:t>元。进场费在乙方安装、调试、报验合格，移交甲方使用后，由甲方在支付第一个月租金时支付乙方进场费；退场费在乙方拆除塔机撤离现场后，由甲方在支付最后一个月租金时支付给乙方，其余未结月租金按合同条款支付给乙方。上述两项费用含</w:t>
      </w:r>
      <w:r>
        <w:rPr>
          <w:rFonts w:hint="eastAsia"/>
          <w:color w:val="auto"/>
          <w:sz w:val="24"/>
          <w:lang w:val="en-US" w:eastAsia="zh-CN"/>
        </w:rPr>
        <w:t>3%</w:t>
      </w:r>
      <w:r>
        <w:rPr>
          <w:rFonts w:hint="eastAsia"/>
          <w:color w:val="auto"/>
          <w:sz w:val="24"/>
        </w:rPr>
        <w:t>税</w:t>
      </w:r>
      <w:r>
        <w:rPr>
          <w:rFonts w:hint="eastAsia"/>
          <w:color w:val="auto"/>
          <w:sz w:val="24"/>
          <w:lang w:val="en-US" w:eastAsia="zh-CN"/>
        </w:rPr>
        <w:t>金</w:t>
      </w:r>
      <w:r>
        <w:rPr>
          <w:rFonts w:hint="eastAsia"/>
          <w:color w:val="auto"/>
          <w:sz w:val="24"/>
        </w:rPr>
        <w:t>。</w:t>
      </w:r>
    </w:p>
    <w:p>
      <w:pPr>
        <w:spacing w:line="276" w:lineRule="auto"/>
        <w:rPr>
          <w:color w:val="auto"/>
          <w:sz w:val="24"/>
        </w:rPr>
      </w:pPr>
      <w:r>
        <w:rPr>
          <w:color w:val="auto"/>
          <w:sz w:val="24"/>
        </w:rPr>
        <w:t>2.3</w:t>
      </w:r>
      <w:r>
        <w:rPr>
          <w:rFonts w:hint="eastAsia"/>
          <w:color w:val="auto"/>
          <w:sz w:val="24"/>
        </w:rPr>
        <w:t>乙方安装塔机装、拆采用的汽车吊，（吊车含</w:t>
      </w:r>
      <w:r>
        <w:rPr>
          <w:color w:val="auto"/>
          <w:sz w:val="24"/>
        </w:rPr>
        <w:t>25</w:t>
      </w:r>
      <w:r>
        <w:rPr>
          <w:rFonts w:hint="eastAsia"/>
          <w:color w:val="auto"/>
          <w:sz w:val="24"/>
        </w:rPr>
        <w:t>吨以内，超过</w:t>
      </w:r>
      <w:r>
        <w:rPr>
          <w:color w:val="auto"/>
          <w:sz w:val="24"/>
        </w:rPr>
        <w:t>25</w:t>
      </w:r>
      <w:r>
        <w:rPr>
          <w:rFonts w:hint="eastAsia"/>
          <w:color w:val="auto"/>
          <w:sz w:val="24"/>
        </w:rPr>
        <w:t>吨甲方另补费用）其费用已包括进退场之内，甲方不另付费。如乙方未及时安排塔机装、拆，对甲方造成损失的，责任由乙方承担，并在租金中予以扣减。乙方已经了解甲方的施工现场及塔机装拆作业场地，如因甲方施工现场影响而必须使用大吨位汽车吊时，须由乙方编制装、拆方案报告甲方，费用由甲方承担。</w:t>
      </w:r>
      <w:r>
        <w:rPr>
          <w:color w:val="auto"/>
          <w:sz w:val="24"/>
        </w:rPr>
        <w:t xml:space="preserve"> </w:t>
      </w:r>
    </w:p>
    <w:p>
      <w:pPr>
        <w:spacing w:line="276" w:lineRule="auto"/>
        <w:rPr>
          <w:b/>
          <w:color w:val="auto"/>
          <w:sz w:val="24"/>
        </w:rPr>
      </w:pPr>
      <w:r>
        <w:rPr>
          <w:b/>
          <w:color w:val="auto"/>
          <w:sz w:val="24"/>
        </w:rPr>
        <w:t>3</w:t>
      </w:r>
      <w:r>
        <w:rPr>
          <w:rFonts w:hint="eastAsia"/>
          <w:b/>
          <w:color w:val="auto"/>
          <w:sz w:val="24"/>
        </w:rPr>
        <w:t>、租金支付</w:t>
      </w:r>
    </w:p>
    <w:p>
      <w:pPr>
        <w:spacing w:line="276" w:lineRule="auto"/>
        <w:rPr>
          <w:color w:val="auto"/>
          <w:sz w:val="24"/>
        </w:rPr>
      </w:pPr>
      <w:r>
        <w:rPr>
          <w:color w:val="auto"/>
          <w:sz w:val="24"/>
        </w:rPr>
        <w:t>3.1</w:t>
      </w:r>
      <w:r>
        <w:rPr>
          <w:rFonts w:hint="eastAsia"/>
          <w:color w:val="auto"/>
          <w:sz w:val="24"/>
        </w:rPr>
        <w:t>月租金及支付</w:t>
      </w:r>
    </w:p>
    <w:p>
      <w:pPr>
        <w:spacing w:line="276" w:lineRule="auto"/>
        <w:rPr>
          <w:color w:val="auto"/>
          <w:sz w:val="24"/>
        </w:rPr>
      </w:pPr>
      <w:r>
        <w:rPr>
          <w:color w:val="auto"/>
          <w:sz w:val="24"/>
        </w:rPr>
        <w:t>3.1.1</w:t>
      </w:r>
      <w:r>
        <w:rPr>
          <w:rFonts w:hint="eastAsia"/>
          <w:color w:val="auto"/>
          <w:sz w:val="24"/>
        </w:rPr>
        <w:t>租金按月结算，第一个月租金在第5个月底支付，第二个月租金在第6个月底支付，以此类推（拆机后的余款支付同上）</w:t>
      </w:r>
      <w:r>
        <w:rPr>
          <w:color w:val="auto"/>
          <w:sz w:val="24"/>
        </w:rPr>
        <w:t xml:space="preserve"> </w:t>
      </w:r>
      <w:r>
        <w:rPr>
          <w:rFonts w:hint="eastAsia"/>
          <w:color w:val="auto"/>
          <w:sz w:val="24"/>
        </w:rPr>
        <w:t>。</w:t>
      </w:r>
    </w:p>
    <w:p>
      <w:pPr>
        <w:spacing w:line="276" w:lineRule="auto"/>
        <w:rPr>
          <w:color w:val="auto"/>
          <w:sz w:val="24"/>
        </w:rPr>
      </w:pPr>
      <w:r>
        <w:rPr>
          <w:color w:val="auto"/>
          <w:sz w:val="24"/>
        </w:rPr>
        <w:t>3.1.2</w:t>
      </w:r>
      <w:r>
        <w:rPr>
          <w:rFonts w:hint="eastAsia"/>
          <w:color w:val="auto"/>
          <w:sz w:val="24"/>
        </w:rPr>
        <w:t>甲方以转账和支票方式支付月租金。未经乙方书面委托，甲方不得支付现金。</w:t>
      </w:r>
    </w:p>
    <w:p>
      <w:pPr>
        <w:spacing w:line="276" w:lineRule="auto"/>
        <w:rPr>
          <w:color w:val="auto"/>
          <w:sz w:val="24"/>
        </w:rPr>
      </w:pPr>
      <w:del w:id="38" w:author="三叶草" w:date="2023-04-27T21:50:59Z">
        <w:r>
          <w:rPr>
            <w:color w:val="auto"/>
          </w:rPr>
          <w:drawing>
            <wp:anchor distT="0" distB="0" distL="114300" distR="114300" simplePos="0" relativeHeight="251661312" behindDoc="1" locked="0" layoutInCell="1" allowOverlap="1">
              <wp:simplePos x="0" y="0"/>
              <wp:positionH relativeFrom="column">
                <wp:posOffset>438150</wp:posOffset>
              </wp:positionH>
              <wp:positionV relativeFrom="paragraph">
                <wp:posOffset>1261745</wp:posOffset>
              </wp:positionV>
              <wp:extent cx="5640705" cy="5640705"/>
              <wp:effectExtent l="0" t="0" r="17145" b="17145"/>
              <wp:wrapNone/>
              <wp:docPr id="3" name="图片 7"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2 副本"/>
                      <pic:cNvPicPr>
                        <a:picLocks noChangeAspect="1"/>
                      </pic:cNvPicPr>
                    </pic:nvPicPr>
                    <pic:blipFill>
                      <a:blip r:embed="rId7">
                        <a:lum bright="1999"/>
                      </a:blip>
                      <a:stretch>
                        <a:fillRect/>
                      </a:stretch>
                    </pic:blipFill>
                    <pic:spPr>
                      <a:xfrm>
                        <a:off x="0" y="0"/>
                        <a:ext cx="5640705" cy="5640705"/>
                      </a:xfrm>
                      <a:prstGeom prst="rect">
                        <a:avLst/>
                      </a:prstGeom>
                      <a:noFill/>
                      <a:ln w="9525">
                        <a:noFill/>
                      </a:ln>
                    </pic:spPr>
                  </pic:pic>
                </a:graphicData>
              </a:graphic>
            </wp:anchor>
          </w:drawing>
        </w:r>
      </w:del>
      <w:r>
        <w:rPr>
          <w:color w:val="auto"/>
          <w:sz w:val="24"/>
        </w:rPr>
        <w:t>3.1.3</w:t>
      </w:r>
      <w:r>
        <w:rPr>
          <w:rFonts w:hint="eastAsia"/>
          <w:color w:val="auto"/>
          <w:sz w:val="24"/>
        </w:rPr>
        <w:t>乙方结算租赁费时，必须先提供有效增值税专用发票</w:t>
      </w:r>
      <w:r>
        <w:rPr>
          <w:rFonts w:hint="eastAsia"/>
          <w:color w:val="auto"/>
          <w:sz w:val="24"/>
          <w:lang w:eastAsia="zh-CN"/>
        </w:rPr>
        <w:t>（</w:t>
      </w:r>
      <w:r>
        <w:rPr>
          <w:rFonts w:hint="eastAsia"/>
          <w:color w:val="auto"/>
          <w:sz w:val="24"/>
          <w:lang w:val="en-US" w:eastAsia="zh-CN"/>
        </w:rPr>
        <w:t>发票抬头为：天祥建设集团有限公司</w:t>
      </w:r>
      <w:r>
        <w:rPr>
          <w:rFonts w:hint="eastAsia"/>
          <w:color w:val="auto"/>
          <w:sz w:val="24"/>
          <w:lang w:eastAsia="zh-CN"/>
        </w:rPr>
        <w:t>），</w:t>
      </w:r>
      <w:r>
        <w:rPr>
          <w:rFonts w:hint="eastAsia"/>
          <w:color w:val="auto"/>
          <w:sz w:val="24"/>
        </w:rPr>
        <w:t>否则甲方有权延期支付此款，且不承担任何责任。如遇国家税务政策调整，</w:t>
      </w:r>
      <w:r>
        <w:rPr>
          <w:rFonts w:hint="eastAsia"/>
          <w:color w:val="auto"/>
          <w:sz w:val="24"/>
          <w:lang w:val="en-US" w:eastAsia="zh-CN"/>
        </w:rPr>
        <w:t>乙</w:t>
      </w:r>
      <w:r>
        <w:rPr>
          <w:rFonts w:hint="eastAsia"/>
          <w:color w:val="auto"/>
          <w:sz w:val="24"/>
        </w:rPr>
        <w:t>方需无条件配合按新政策提供相应发票</w:t>
      </w:r>
      <w:r>
        <w:rPr>
          <w:rFonts w:hint="eastAsia"/>
          <w:color w:val="auto"/>
          <w:sz w:val="24"/>
          <w:lang w:eastAsia="zh-CN"/>
        </w:rPr>
        <w:t>。</w:t>
      </w:r>
      <w:r>
        <w:rPr>
          <w:rFonts w:hint="eastAsia"/>
          <w:color w:val="auto"/>
          <w:sz w:val="24"/>
        </w:rPr>
        <w:t>如甲方故意拖欠租金，乙方</w:t>
      </w:r>
      <w:r>
        <w:rPr>
          <w:rFonts w:hint="eastAsia"/>
          <w:color w:val="auto"/>
          <w:sz w:val="24"/>
          <w:lang w:val="en-US" w:eastAsia="zh-CN"/>
        </w:rPr>
        <w:t>已开票未付款租金</w:t>
      </w:r>
      <w:r>
        <w:rPr>
          <w:rFonts w:hint="eastAsia"/>
          <w:color w:val="auto"/>
          <w:sz w:val="24"/>
        </w:rPr>
        <w:t>每月按拖欠租金的0.5</w:t>
      </w:r>
      <w:r>
        <w:rPr>
          <w:color w:val="auto"/>
          <w:sz w:val="24"/>
        </w:rPr>
        <w:t>%</w:t>
      </w:r>
      <w:r>
        <w:rPr>
          <w:rFonts w:hint="eastAsia"/>
          <w:color w:val="auto"/>
          <w:sz w:val="24"/>
        </w:rPr>
        <w:t>收取滞纳金</w:t>
      </w:r>
      <w:r>
        <w:rPr>
          <w:rFonts w:hint="eastAsia" w:ascii="宋体" w:hAnsi="宋体"/>
          <w:color w:val="auto"/>
          <w:sz w:val="24"/>
          <w:lang w:eastAsia="zh-CN"/>
        </w:rPr>
        <w:t>（</w:t>
      </w:r>
      <w:r>
        <w:rPr>
          <w:rFonts w:hint="eastAsia" w:ascii="宋体" w:hAnsi="宋体"/>
          <w:color w:val="auto"/>
          <w:sz w:val="24"/>
          <w:lang w:val="en-US" w:eastAsia="zh-CN"/>
        </w:rPr>
        <w:t>未开具有效增值税发票给甲方的租金除外，不计逾期违约金</w:t>
      </w:r>
      <w:r>
        <w:rPr>
          <w:rFonts w:hint="eastAsia" w:ascii="宋体" w:hAnsi="宋体"/>
          <w:color w:val="auto"/>
          <w:sz w:val="24"/>
          <w:lang w:eastAsia="zh-CN"/>
        </w:rPr>
        <w:t>）</w:t>
      </w:r>
      <w:r>
        <w:rPr>
          <w:rFonts w:hint="eastAsia"/>
          <w:color w:val="auto"/>
          <w:sz w:val="24"/>
        </w:rPr>
        <w:t>。乙方唯一收款信息如下：</w:t>
      </w:r>
    </w:p>
    <w:p>
      <w:pPr>
        <w:spacing w:line="276" w:lineRule="auto"/>
        <w:rPr>
          <w:color w:val="auto"/>
          <w:sz w:val="24"/>
          <w:szCs w:val="24"/>
        </w:rPr>
      </w:pPr>
      <w:r>
        <w:rPr>
          <w:rFonts w:hint="eastAsia"/>
          <w:color w:val="auto"/>
          <w:sz w:val="24"/>
        </w:rPr>
        <w:t>收款单位：</w:t>
      </w:r>
      <w:r>
        <w:rPr>
          <w:color w:val="auto"/>
          <w:sz w:val="24"/>
          <w:szCs w:val="24"/>
        </w:rPr>
        <w:t xml:space="preserve"> </w:t>
      </w:r>
    </w:p>
    <w:p>
      <w:pPr>
        <w:spacing w:line="276" w:lineRule="auto"/>
        <w:rPr>
          <w:color w:val="auto"/>
          <w:sz w:val="24"/>
        </w:rPr>
      </w:pPr>
      <w:r>
        <w:rPr>
          <w:rFonts w:hint="eastAsia"/>
          <w:color w:val="auto"/>
          <w:sz w:val="24"/>
        </w:rPr>
        <w:t>开</w:t>
      </w:r>
      <w:r>
        <w:rPr>
          <w:color w:val="auto"/>
          <w:sz w:val="24"/>
        </w:rPr>
        <w:t xml:space="preserve">  </w:t>
      </w:r>
      <w:r>
        <w:rPr>
          <w:rFonts w:hint="eastAsia"/>
          <w:color w:val="auto"/>
          <w:sz w:val="24"/>
        </w:rPr>
        <w:t>户</w:t>
      </w:r>
      <w:r>
        <w:rPr>
          <w:color w:val="auto"/>
          <w:sz w:val="24"/>
        </w:rPr>
        <w:t xml:space="preserve">  </w:t>
      </w:r>
      <w:r>
        <w:rPr>
          <w:rFonts w:hint="eastAsia"/>
          <w:color w:val="auto"/>
          <w:sz w:val="24"/>
        </w:rPr>
        <w:t>行：</w:t>
      </w:r>
      <w:r>
        <w:rPr>
          <w:color w:val="auto"/>
          <w:sz w:val="24"/>
        </w:rPr>
        <w:t xml:space="preserve"> </w:t>
      </w:r>
    </w:p>
    <w:p>
      <w:pPr>
        <w:spacing w:line="276" w:lineRule="auto"/>
        <w:rPr>
          <w:color w:val="auto"/>
          <w:sz w:val="24"/>
        </w:rPr>
      </w:pPr>
      <w:r>
        <w:rPr>
          <w:rFonts w:hint="eastAsia"/>
          <w:color w:val="auto"/>
          <w:sz w:val="24"/>
        </w:rPr>
        <w:t>收款账号：</w:t>
      </w:r>
      <w:r>
        <w:rPr>
          <w:color w:val="auto"/>
          <w:sz w:val="24"/>
        </w:rPr>
        <w:t xml:space="preserve"> </w:t>
      </w:r>
    </w:p>
    <w:p>
      <w:pPr>
        <w:spacing w:line="276" w:lineRule="auto"/>
        <w:rPr>
          <w:color w:val="auto"/>
          <w:sz w:val="24"/>
        </w:rPr>
      </w:pPr>
      <w:r>
        <w:rPr>
          <w:rFonts w:hint="eastAsia"/>
          <w:color w:val="auto"/>
          <w:sz w:val="24"/>
        </w:rPr>
        <w:t>银行行号：</w:t>
      </w:r>
    </w:p>
    <w:p>
      <w:pPr>
        <w:spacing w:line="276" w:lineRule="auto"/>
        <w:rPr>
          <w:b/>
          <w:color w:val="auto"/>
          <w:sz w:val="24"/>
        </w:rPr>
      </w:pPr>
      <w:r>
        <w:rPr>
          <w:b/>
          <w:color w:val="auto"/>
          <w:sz w:val="24"/>
        </w:rPr>
        <w:t>4</w:t>
      </w:r>
      <w:r>
        <w:rPr>
          <w:rFonts w:hint="eastAsia"/>
          <w:b/>
          <w:color w:val="auto"/>
          <w:sz w:val="24"/>
        </w:rPr>
        <w:t>、双方负责项目：</w:t>
      </w:r>
    </w:p>
    <w:p>
      <w:pPr>
        <w:spacing w:line="276" w:lineRule="auto"/>
        <w:rPr>
          <w:color w:val="auto"/>
          <w:sz w:val="24"/>
        </w:rPr>
      </w:pPr>
      <w:r>
        <w:rPr>
          <w:color w:val="auto"/>
          <w:sz w:val="24"/>
        </w:rPr>
        <w:t>4.1</w:t>
      </w:r>
      <w:r>
        <w:rPr>
          <w:rFonts w:hint="eastAsia"/>
          <w:color w:val="auto"/>
          <w:sz w:val="24"/>
        </w:rPr>
        <w:t>塔机安拆及进退场：</w:t>
      </w:r>
    </w:p>
    <w:p>
      <w:pPr>
        <w:spacing w:line="276" w:lineRule="auto"/>
        <w:rPr>
          <w:color w:val="auto"/>
          <w:sz w:val="24"/>
        </w:rPr>
      </w:pPr>
      <w:r>
        <w:rPr>
          <w:color w:val="auto"/>
          <w:sz w:val="24"/>
        </w:rPr>
        <w:t>4.1.1</w:t>
      </w:r>
      <w:r>
        <w:rPr>
          <w:rFonts w:hint="eastAsia"/>
          <w:color w:val="auto"/>
          <w:sz w:val="24"/>
        </w:rPr>
        <w:t>甲方负责：负责塔机进场、退场时道路障碍清理，确保运输平板车板长（</w:t>
      </w:r>
      <w:r>
        <w:rPr>
          <w:color w:val="auto"/>
          <w:sz w:val="24"/>
        </w:rPr>
        <w:t>18</w:t>
      </w:r>
      <w:r>
        <w:rPr>
          <w:rFonts w:hint="eastAsia"/>
          <w:color w:val="auto"/>
          <w:sz w:val="24"/>
        </w:rPr>
        <w:t>米）进、出道路畅通；负责塔机安装、拆卸时工地现场场地障碍清理；负责附着部位操作平台的搭、拆。</w:t>
      </w:r>
    </w:p>
    <w:p>
      <w:pPr>
        <w:spacing w:line="276" w:lineRule="auto"/>
        <w:rPr>
          <w:color w:val="auto"/>
          <w:sz w:val="24"/>
        </w:rPr>
      </w:pPr>
      <w:r>
        <w:rPr>
          <w:color w:val="auto"/>
          <w:sz w:val="24"/>
        </w:rPr>
        <w:t>4.1.2</w:t>
      </w:r>
      <w:r>
        <w:rPr>
          <w:rFonts w:hint="eastAsia"/>
          <w:color w:val="auto"/>
          <w:sz w:val="24"/>
        </w:rPr>
        <w:t>乙方负责：塔机进退场的运输、装卸车、安装、报验、塔吊翻新。</w:t>
      </w:r>
    </w:p>
    <w:p>
      <w:pPr>
        <w:spacing w:line="276" w:lineRule="auto"/>
        <w:rPr>
          <w:color w:val="auto"/>
          <w:sz w:val="24"/>
        </w:rPr>
      </w:pPr>
      <w:r>
        <w:rPr>
          <w:color w:val="auto"/>
          <w:sz w:val="24"/>
        </w:rPr>
        <w:t>4.1.3</w:t>
      </w:r>
      <w:r>
        <w:rPr>
          <w:rFonts w:hint="eastAsia"/>
          <w:color w:val="auto"/>
          <w:sz w:val="24"/>
        </w:rPr>
        <w:t>塔机进场甲方必须提前</w:t>
      </w:r>
      <w:r>
        <w:rPr>
          <w:color w:val="auto"/>
          <w:sz w:val="24"/>
        </w:rPr>
        <w:t>10</w:t>
      </w:r>
      <w:r>
        <w:rPr>
          <w:rFonts w:hint="eastAsia"/>
          <w:color w:val="auto"/>
          <w:sz w:val="24"/>
        </w:rPr>
        <w:t>天书面通知乙方。乙方接甲方通知后</w:t>
      </w:r>
      <w:r>
        <w:rPr>
          <w:color w:val="auto"/>
          <w:sz w:val="24"/>
        </w:rPr>
        <w:t>10</w:t>
      </w:r>
      <w:r>
        <w:rPr>
          <w:rFonts w:hint="eastAsia"/>
          <w:color w:val="auto"/>
          <w:sz w:val="24"/>
        </w:rPr>
        <w:t>天内塔机主机进场，资料报装完成后</w:t>
      </w:r>
      <w:r>
        <w:rPr>
          <w:color w:val="auto"/>
          <w:sz w:val="24"/>
        </w:rPr>
        <w:t>5</w:t>
      </w:r>
      <w:r>
        <w:rPr>
          <w:rFonts w:hint="eastAsia"/>
          <w:color w:val="auto"/>
          <w:sz w:val="24"/>
        </w:rPr>
        <w:t>天内完成安装调试工作，如乙方未能及时完成，拖延的时间按租金标准计取扣罚乙方租费。</w:t>
      </w:r>
    </w:p>
    <w:p>
      <w:pPr>
        <w:spacing w:line="276" w:lineRule="auto"/>
        <w:rPr>
          <w:color w:val="auto"/>
          <w:sz w:val="24"/>
        </w:rPr>
      </w:pPr>
      <w:r>
        <w:rPr>
          <w:color w:val="auto"/>
          <w:sz w:val="24"/>
        </w:rPr>
        <w:t>4.2</w:t>
      </w:r>
      <w:r>
        <w:rPr>
          <w:rFonts w:hint="eastAsia"/>
          <w:color w:val="auto"/>
          <w:sz w:val="24"/>
        </w:rPr>
        <w:t>安装拆卸及验收。</w:t>
      </w:r>
    </w:p>
    <w:p>
      <w:pPr>
        <w:spacing w:line="276" w:lineRule="auto"/>
        <w:rPr>
          <w:color w:val="auto"/>
          <w:sz w:val="24"/>
        </w:rPr>
      </w:pPr>
      <w:r>
        <w:rPr>
          <w:color w:val="auto"/>
          <w:sz w:val="24"/>
        </w:rPr>
        <w:t>4.2.1</w:t>
      </w:r>
      <w:r>
        <w:rPr>
          <w:rFonts w:hint="eastAsia"/>
          <w:color w:val="auto"/>
          <w:sz w:val="24"/>
        </w:rPr>
        <w:t>甲方负责：负责安装、拆卸时的场地及临时堆放场地。</w:t>
      </w:r>
    </w:p>
    <w:p>
      <w:pPr>
        <w:spacing w:line="276" w:lineRule="auto"/>
        <w:rPr>
          <w:color w:val="auto"/>
          <w:sz w:val="24"/>
        </w:rPr>
      </w:pPr>
      <w:r>
        <w:rPr>
          <w:color w:val="auto"/>
          <w:sz w:val="24"/>
        </w:rPr>
        <w:t>4.2.2</w:t>
      </w:r>
      <w:r>
        <w:rPr>
          <w:rFonts w:hint="eastAsia"/>
          <w:color w:val="auto"/>
          <w:sz w:val="24"/>
        </w:rPr>
        <w:t>乙方安装、拆卸、升降塔和附墙安装时，自己提供电焊机、电焊条、氧割器具。甲方委派人员负责地面安全警戒。</w:t>
      </w:r>
    </w:p>
    <w:p>
      <w:pPr>
        <w:spacing w:line="276" w:lineRule="auto"/>
        <w:rPr>
          <w:color w:val="auto"/>
          <w:sz w:val="24"/>
        </w:rPr>
      </w:pPr>
      <w:r>
        <w:rPr>
          <w:color w:val="auto"/>
          <w:sz w:val="24"/>
        </w:rPr>
        <w:t>4.2.3</w:t>
      </w:r>
      <w:r>
        <w:rPr>
          <w:rFonts w:hint="eastAsia"/>
          <w:color w:val="auto"/>
          <w:sz w:val="24"/>
        </w:rPr>
        <w:t>乙方负责：塔机安装、拆卸时的吊车，安装调试工作，报验塔机升降塔附墙安装及拆卸。</w:t>
      </w:r>
      <w:r>
        <w:rPr>
          <w:color w:val="auto"/>
          <w:sz w:val="24"/>
        </w:rPr>
        <w:t>4.2.4</w:t>
      </w:r>
      <w:r>
        <w:rPr>
          <w:rFonts w:hint="eastAsia"/>
          <w:color w:val="auto"/>
          <w:sz w:val="24"/>
        </w:rPr>
        <w:t>乙方负责提供附墙预埋件及根据厂家设计的附着拉杆，附墙距离不超过</w:t>
      </w:r>
      <w:r>
        <w:rPr>
          <w:color w:val="auto"/>
          <w:sz w:val="24"/>
        </w:rPr>
        <w:t>5</w:t>
      </w:r>
      <w:r>
        <w:rPr>
          <w:rFonts w:hint="eastAsia"/>
          <w:color w:val="auto"/>
          <w:sz w:val="24"/>
        </w:rPr>
        <w:t>米。如因甲方原因超过厂家说明书要求，由甲方承担人工制作费及材料费，每额外增加一套附墙补</w:t>
      </w:r>
      <w:r>
        <w:rPr>
          <w:color w:val="auto"/>
          <w:sz w:val="24"/>
        </w:rPr>
        <w:t>8000</w:t>
      </w:r>
      <w:r>
        <w:rPr>
          <w:rFonts w:hint="eastAsia"/>
          <w:color w:val="auto"/>
          <w:sz w:val="24"/>
        </w:rPr>
        <w:t>元（包人工包材料）。</w:t>
      </w:r>
    </w:p>
    <w:p>
      <w:pPr>
        <w:spacing w:line="276" w:lineRule="auto"/>
        <w:rPr>
          <w:color w:val="auto"/>
          <w:sz w:val="24"/>
        </w:rPr>
      </w:pPr>
      <w:r>
        <w:rPr>
          <w:color w:val="auto"/>
          <w:sz w:val="24"/>
        </w:rPr>
        <w:t>4.3</w:t>
      </w:r>
      <w:r>
        <w:rPr>
          <w:rFonts w:hint="eastAsia"/>
          <w:color w:val="auto"/>
          <w:sz w:val="24"/>
        </w:rPr>
        <w:t>基础及预埋件：</w:t>
      </w:r>
    </w:p>
    <w:p>
      <w:pPr>
        <w:spacing w:line="276" w:lineRule="auto"/>
        <w:rPr>
          <w:color w:val="auto"/>
          <w:sz w:val="24"/>
        </w:rPr>
      </w:pPr>
      <w:r>
        <w:rPr>
          <w:color w:val="auto"/>
          <w:sz w:val="24"/>
        </w:rPr>
        <w:t>4.3.1</w:t>
      </w:r>
      <w:r>
        <w:rPr>
          <w:rFonts w:hint="eastAsia"/>
          <w:color w:val="auto"/>
          <w:sz w:val="24"/>
        </w:rPr>
        <w:t>甲方负责：制作塔机基础，对基础和预埋隐蔽施工部分做出详细书面记录。提供隐蔽基础验收资料及塔机基础计算书。</w:t>
      </w:r>
    </w:p>
    <w:p>
      <w:pPr>
        <w:spacing w:line="276" w:lineRule="auto"/>
        <w:rPr>
          <w:color w:val="auto"/>
          <w:sz w:val="24"/>
        </w:rPr>
      </w:pPr>
      <w:del w:id="40" w:author="三叶草" w:date="2023-04-27T21:51:00Z">
        <w:r>
          <w:rPr>
            <w:color w:val="auto"/>
          </w:rPr>
          <w:drawing>
            <wp:anchor distT="0" distB="0" distL="114300" distR="114300" simplePos="0" relativeHeight="251662336" behindDoc="1" locked="0" layoutInCell="1" allowOverlap="1">
              <wp:simplePos x="0" y="0"/>
              <wp:positionH relativeFrom="column">
                <wp:posOffset>485775</wp:posOffset>
              </wp:positionH>
              <wp:positionV relativeFrom="paragraph">
                <wp:posOffset>471170</wp:posOffset>
              </wp:positionV>
              <wp:extent cx="5410200" cy="5410200"/>
              <wp:effectExtent l="0" t="0" r="0" b="0"/>
              <wp:wrapNone/>
              <wp:docPr id="4" name="图片 5"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2 副本"/>
                      <pic:cNvPicPr>
                        <a:picLocks noChangeAspect="1"/>
                      </pic:cNvPicPr>
                    </pic:nvPicPr>
                    <pic:blipFill>
                      <a:blip r:embed="rId7">
                        <a:lum bright="1999"/>
                      </a:blip>
                      <a:stretch>
                        <a:fillRect/>
                      </a:stretch>
                    </pic:blipFill>
                    <pic:spPr>
                      <a:xfrm>
                        <a:off x="0" y="0"/>
                        <a:ext cx="5410200" cy="5410200"/>
                      </a:xfrm>
                      <a:prstGeom prst="rect">
                        <a:avLst/>
                      </a:prstGeom>
                      <a:noFill/>
                      <a:ln w="9525">
                        <a:noFill/>
                      </a:ln>
                    </pic:spPr>
                  </pic:pic>
                </a:graphicData>
              </a:graphic>
            </wp:anchor>
          </w:drawing>
        </w:r>
      </w:del>
      <w:r>
        <w:rPr>
          <w:color w:val="auto"/>
          <w:sz w:val="24"/>
        </w:rPr>
        <w:t>4.3.2</w:t>
      </w:r>
      <w:r>
        <w:rPr>
          <w:rFonts w:hint="eastAsia"/>
          <w:color w:val="auto"/>
          <w:sz w:val="24"/>
        </w:rPr>
        <w:t>乙方负责：负责验收塔机基础并确认安全性，负责塔机基础预埋螺栓（或预埋腿）、附墙件的预埋，提供厂方基础图并提供塔机使用说明书。</w:t>
      </w:r>
    </w:p>
    <w:p>
      <w:pPr>
        <w:spacing w:line="276" w:lineRule="auto"/>
        <w:rPr>
          <w:color w:val="auto"/>
          <w:sz w:val="24"/>
        </w:rPr>
      </w:pPr>
      <w:r>
        <w:rPr>
          <w:color w:val="auto"/>
          <w:sz w:val="24"/>
        </w:rPr>
        <w:t>4.4</w:t>
      </w:r>
      <w:r>
        <w:rPr>
          <w:rFonts w:hint="eastAsia"/>
          <w:color w:val="auto"/>
          <w:sz w:val="24"/>
        </w:rPr>
        <w:t>使用、维修、保养和配件更换：</w:t>
      </w:r>
    </w:p>
    <w:p>
      <w:pPr>
        <w:spacing w:line="276" w:lineRule="auto"/>
        <w:rPr>
          <w:color w:val="auto"/>
          <w:sz w:val="24"/>
        </w:rPr>
      </w:pPr>
      <w:r>
        <w:rPr>
          <w:color w:val="auto"/>
          <w:sz w:val="24"/>
        </w:rPr>
        <w:t>4.4.1</w:t>
      </w:r>
      <w:r>
        <w:rPr>
          <w:rFonts w:hint="eastAsia"/>
          <w:color w:val="auto"/>
          <w:sz w:val="24"/>
        </w:rPr>
        <w:t>甲方负责：提供塔机使用所需的专线电源及进电配电箱，按国家规定专用电箱送至塔机基础</w:t>
      </w:r>
      <w:r>
        <w:rPr>
          <w:color w:val="auto"/>
          <w:sz w:val="24"/>
        </w:rPr>
        <w:t>3</w:t>
      </w:r>
      <w:r>
        <w:rPr>
          <w:rFonts w:hint="eastAsia"/>
          <w:color w:val="auto"/>
          <w:sz w:val="24"/>
        </w:rPr>
        <w:t>米范围内并保证供电质量；自行解决吊钩以下的吊绳和吊装混凝土用的料斗及其它吊装机具。</w:t>
      </w:r>
    </w:p>
    <w:p>
      <w:pPr>
        <w:spacing w:line="276" w:lineRule="auto"/>
        <w:rPr>
          <w:color w:val="auto"/>
          <w:sz w:val="24"/>
        </w:rPr>
      </w:pPr>
      <w:r>
        <w:rPr>
          <w:color w:val="auto"/>
          <w:sz w:val="24"/>
        </w:rPr>
        <w:t>4.4.2</w:t>
      </w:r>
      <w:r>
        <w:rPr>
          <w:rFonts w:hint="eastAsia"/>
          <w:color w:val="auto"/>
          <w:sz w:val="24"/>
        </w:rPr>
        <w:t>乙方负责：保证塔机性能良好正常运转，负责维修、保养及配件更换。</w:t>
      </w:r>
    </w:p>
    <w:p>
      <w:pPr>
        <w:spacing w:line="276" w:lineRule="auto"/>
        <w:rPr>
          <w:color w:val="auto"/>
          <w:sz w:val="24"/>
        </w:rPr>
      </w:pPr>
      <w:r>
        <w:rPr>
          <w:color w:val="auto"/>
          <w:sz w:val="24"/>
        </w:rPr>
        <w:t>4.5</w:t>
      </w:r>
      <w:r>
        <w:rPr>
          <w:rFonts w:hint="eastAsia"/>
          <w:color w:val="auto"/>
          <w:sz w:val="24"/>
        </w:rPr>
        <w:t>安全责任：</w:t>
      </w:r>
    </w:p>
    <w:p>
      <w:pPr>
        <w:spacing w:line="276" w:lineRule="auto"/>
        <w:rPr>
          <w:color w:val="auto"/>
          <w:sz w:val="24"/>
        </w:rPr>
      </w:pPr>
      <w:r>
        <w:rPr>
          <w:color w:val="auto"/>
          <w:sz w:val="24"/>
        </w:rPr>
        <w:t>4.5.1</w:t>
      </w:r>
      <w:r>
        <w:rPr>
          <w:rFonts w:hint="eastAsia"/>
          <w:color w:val="auto"/>
          <w:sz w:val="24"/>
        </w:rPr>
        <w:t>乙方承担因产品质量、保养、维修不符合标准造成的事故责任和直接、间接的经济损失。塔机闲置时，甲方应当防止闲杂人员攀爬以及其他危险行为，防止事故发生。乙方不得违反安全管理的规定进行作业。因乙方原因导致的安全事故，由乙方承担相应责任及发生的费用。</w:t>
      </w:r>
    </w:p>
    <w:p>
      <w:pPr>
        <w:spacing w:line="276" w:lineRule="auto"/>
        <w:rPr>
          <w:color w:val="auto"/>
          <w:sz w:val="24"/>
        </w:rPr>
      </w:pPr>
      <w:r>
        <w:rPr>
          <w:color w:val="auto"/>
          <w:sz w:val="24"/>
        </w:rPr>
        <w:t>4.5.2</w:t>
      </w:r>
      <w:r>
        <w:rPr>
          <w:rFonts w:hint="eastAsia"/>
          <w:color w:val="auto"/>
          <w:sz w:val="24"/>
        </w:rPr>
        <w:t>安全责任的划分：若发生安全故事，待事故责任判定后，由责任方负责。</w:t>
      </w:r>
    </w:p>
    <w:p>
      <w:pPr>
        <w:spacing w:line="276" w:lineRule="auto"/>
        <w:rPr>
          <w:color w:val="auto"/>
          <w:sz w:val="24"/>
        </w:rPr>
      </w:pPr>
      <w:r>
        <w:rPr>
          <w:color w:val="auto"/>
          <w:sz w:val="24"/>
        </w:rPr>
        <w:t>4.5.3</w:t>
      </w:r>
      <w:r>
        <w:rPr>
          <w:rFonts w:hint="eastAsia"/>
          <w:color w:val="auto"/>
          <w:sz w:val="24"/>
        </w:rPr>
        <w:t>乙方塔机在使用、安装、拆卸、顶升、加节维保过程中，甲方应保证安全供电，如需停电，甲方应书面通知乙方，否则由甲方承担因此而造成的责任。</w:t>
      </w:r>
    </w:p>
    <w:p>
      <w:pPr>
        <w:spacing w:line="276" w:lineRule="auto"/>
        <w:rPr>
          <w:color w:val="auto"/>
          <w:sz w:val="24"/>
        </w:rPr>
      </w:pPr>
      <w:r>
        <w:rPr>
          <w:color w:val="auto"/>
          <w:sz w:val="24"/>
        </w:rPr>
        <w:t xml:space="preserve">4.5.4 </w:t>
      </w:r>
      <w:r>
        <w:rPr>
          <w:rFonts w:hint="eastAsia"/>
          <w:color w:val="auto"/>
          <w:sz w:val="24"/>
        </w:rPr>
        <w:t>甲方负责塔机作业环境以及搭设附墙施工作业平台并满足安全施工要求，若存在影响作业时乙方应以书面形式提出。</w:t>
      </w:r>
    </w:p>
    <w:p>
      <w:pPr>
        <w:spacing w:line="276" w:lineRule="auto"/>
        <w:rPr>
          <w:color w:val="auto"/>
          <w:sz w:val="24"/>
        </w:rPr>
      </w:pPr>
      <w:r>
        <w:rPr>
          <w:color w:val="auto"/>
          <w:sz w:val="24"/>
        </w:rPr>
        <w:t xml:space="preserve">4.6 </w:t>
      </w:r>
      <w:r>
        <w:rPr>
          <w:rFonts w:hint="eastAsia"/>
          <w:color w:val="auto"/>
          <w:sz w:val="24"/>
        </w:rPr>
        <w:t>现场负责</w:t>
      </w:r>
    </w:p>
    <w:p>
      <w:pPr>
        <w:spacing w:line="276" w:lineRule="auto"/>
        <w:rPr>
          <w:color w:val="auto"/>
          <w:sz w:val="24"/>
        </w:rPr>
      </w:pPr>
      <w:r>
        <w:rPr>
          <w:color w:val="auto"/>
          <w:sz w:val="24"/>
        </w:rPr>
        <w:t xml:space="preserve">4.6.1 </w:t>
      </w:r>
      <w:r>
        <w:rPr>
          <w:rFonts w:hint="eastAsia"/>
          <w:color w:val="auto"/>
          <w:sz w:val="24"/>
        </w:rPr>
        <w:t>甲方指定</w:t>
      </w:r>
      <w:r>
        <w:rPr>
          <w:color w:val="auto"/>
          <w:sz w:val="24"/>
          <w:u w:val="single"/>
        </w:rPr>
        <w:t xml:space="preserve">          </w:t>
      </w:r>
      <w:r>
        <w:rPr>
          <w:rFonts w:hint="eastAsia"/>
          <w:color w:val="auto"/>
          <w:sz w:val="24"/>
        </w:rPr>
        <w:t>（联系电话：</w:t>
      </w:r>
      <w:r>
        <w:rPr>
          <w:color w:val="auto"/>
          <w:sz w:val="24"/>
        </w:rPr>
        <w:t xml:space="preserve">          </w:t>
      </w:r>
      <w:r>
        <w:rPr>
          <w:rFonts w:hint="eastAsia"/>
          <w:color w:val="auto"/>
          <w:sz w:val="24"/>
        </w:rPr>
        <w:t>）为现场设备负责人，协调解决塔吊租赁期间遇到的问题，协调现场各方的关系。</w:t>
      </w:r>
    </w:p>
    <w:p>
      <w:pPr>
        <w:spacing w:line="360" w:lineRule="auto"/>
        <w:rPr>
          <w:color w:val="auto"/>
          <w:sz w:val="24"/>
        </w:rPr>
      </w:pPr>
      <w:r>
        <w:rPr>
          <w:color w:val="auto"/>
          <w:sz w:val="24"/>
        </w:rPr>
        <w:t xml:space="preserve">4.6.2 </w:t>
      </w:r>
      <w:r>
        <w:rPr>
          <w:rFonts w:hint="eastAsia"/>
          <w:color w:val="auto"/>
          <w:sz w:val="24"/>
        </w:rPr>
        <w:t>乙方指定</w:t>
      </w:r>
      <w:r>
        <w:rPr>
          <w:color w:val="auto"/>
          <w:sz w:val="24"/>
          <w:u w:val="single"/>
        </w:rPr>
        <w:t xml:space="preserve">      </w:t>
      </w:r>
      <w:r>
        <w:rPr>
          <w:rFonts w:hint="eastAsia"/>
          <w:color w:val="auto"/>
          <w:sz w:val="24"/>
        </w:rPr>
        <w:t>（联系电话：</w:t>
      </w:r>
      <w:r>
        <w:rPr>
          <w:color w:val="auto"/>
          <w:sz w:val="24"/>
        </w:rPr>
        <w:t xml:space="preserve">            </w:t>
      </w:r>
      <w:r>
        <w:rPr>
          <w:rFonts w:hint="eastAsia"/>
          <w:color w:val="auto"/>
          <w:sz w:val="24"/>
        </w:rPr>
        <w:t>）为现场负责人，协调解决塔吊租赁期间遇到的各种设备保养、维修维护等问题。</w:t>
      </w:r>
    </w:p>
    <w:p>
      <w:pPr>
        <w:spacing w:line="360" w:lineRule="auto"/>
        <w:rPr>
          <w:color w:val="auto"/>
          <w:sz w:val="24"/>
        </w:rPr>
      </w:pPr>
      <w:r>
        <w:rPr>
          <w:color w:val="auto"/>
          <w:sz w:val="24"/>
        </w:rPr>
        <w:t>4.6.</w:t>
      </w:r>
      <w:r>
        <w:rPr>
          <w:rFonts w:hint="eastAsia"/>
          <w:color w:val="auto"/>
          <w:sz w:val="24"/>
        </w:rPr>
        <w:t>3</w:t>
      </w:r>
      <w:r>
        <w:rPr>
          <w:color w:val="auto"/>
          <w:sz w:val="24"/>
        </w:rPr>
        <w:t xml:space="preserve"> </w:t>
      </w:r>
      <w:r>
        <w:rPr>
          <w:rFonts w:hint="eastAsia"/>
          <w:color w:val="auto"/>
          <w:sz w:val="24"/>
        </w:rPr>
        <w:t>塔机租赁商与项目相关人员私自达成的任何协议未经公司材料部领导签字</w:t>
      </w:r>
      <w:r>
        <w:rPr>
          <w:rFonts w:hint="eastAsia"/>
          <w:color w:val="auto"/>
          <w:sz w:val="24"/>
          <w:lang w:eastAsia="zh-CN"/>
        </w:rPr>
        <w:t>、</w:t>
      </w:r>
      <w:r>
        <w:rPr>
          <w:rFonts w:hint="eastAsia"/>
          <w:color w:val="auto"/>
          <w:sz w:val="24"/>
          <w:lang w:val="en-US" w:eastAsia="zh-CN"/>
        </w:rPr>
        <w:t>盖章</w:t>
      </w:r>
      <w:r>
        <w:rPr>
          <w:rFonts w:hint="eastAsia"/>
          <w:color w:val="auto"/>
          <w:sz w:val="24"/>
        </w:rPr>
        <w:t>认可，一律无效。</w:t>
      </w:r>
    </w:p>
    <w:p>
      <w:pPr>
        <w:widowControl w:val="0"/>
        <w:numPr>
          <w:ilvl w:val="0"/>
          <w:numId w:val="2"/>
        </w:numPr>
        <w:adjustRightInd/>
        <w:snapToGrid/>
        <w:spacing w:after="0" w:line="276" w:lineRule="auto"/>
        <w:jc w:val="both"/>
        <w:rPr>
          <w:color w:val="auto"/>
          <w:sz w:val="24"/>
        </w:rPr>
      </w:pPr>
      <w:r>
        <w:rPr>
          <w:rFonts w:hint="eastAsia"/>
          <w:color w:val="auto"/>
          <w:sz w:val="24"/>
        </w:rPr>
        <w:t>违约责任：</w:t>
      </w:r>
    </w:p>
    <w:p>
      <w:pPr>
        <w:spacing w:line="276" w:lineRule="auto"/>
        <w:rPr>
          <w:color w:val="auto"/>
          <w:sz w:val="24"/>
        </w:rPr>
      </w:pPr>
      <w:r>
        <w:rPr>
          <w:color w:val="auto"/>
          <w:sz w:val="24"/>
        </w:rPr>
        <w:t xml:space="preserve">5.1 </w:t>
      </w:r>
      <w:r>
        <w:rPr>
          <w:rFonts w:hint="eastAsia"/>
          <w:color w:val="auto"/>
          <w:sz w:val="24"/>
        </w:rPr>
        <w:t>双方约定：租赁期间乙方需要对塔机进行正常的维修、检修、保养，每月每台塔机因故障维修时间累计不得超过</w:t>
      </w:r>
      <w:r>
        <w:rPr>
          <w:color w:val="auto"/>
          <w:sz w:val="24"/>
        </w:rPr>
        <w:t>24</w:t>
      </w:r>
      <w:r>
        <w:rPr>
          <w:rFonts w:hint="eastAsia"/>
          <w:color w:val="auto"/>
          <w:sz w:val="24"/>
        </w:rPr>
        <w:t>小时，超过</w:t>
      </w:r>
      <w:r>
        <w:rPr>
          <w:color w:val="auto"/>
          <w:sz w:val="24"/>
        </w:rPr>
        <w:t>24</w:t>
      </w:r>
      <w:r>
        <w:rPr>
          <w:rFonts w:hint="eastAsia"/>
          <w:color w:val="auto"/>
          <w:sz w:val="24"/>
        </w:rPr>
        <w:t>小时，每小时扣罚</w:t>
      </w:r>
      <w:r>
        <w:rPr>
          <w:color w:val="auto"/>
          <w:sz w:val="24"/>
        </w:rPr>
        <w:t>200</w:t>
      </w:r>
      <w:r>
        <w:rPr>
          <w:rFonts w:hint="eastAsia"/>
          <w:color w:val="auto"/>
          <w:sz w:val="24"/>
        </w:rPr>
        <w:t>元（在不影响工程施工情况下进行）。</w:t>
      </w:r>
    </w:p>
    <w:p>
      <w:pPr>
        <w:spacing w:line="360" w:lineRule="auto"/>
        <w:rPr>
          <w:color w:val="auto"/>
          <w:sz w:val="24"/>
        </w:rPr>
      </w:pPr>
      <w:del w:id="42" w:author="三叶草" w:date="2023-04-27T21:51:04Z">
        <w:r>
          <w:rPr>
            <w:color w:val="auto"/>
          </w:rPr>
          <w:drawing>
            <wp:anchor distT="0" distB="0" distL="114300" distR="114300" simplePos="0" relativeHeight="251663360" behindDoc="1" locked="0" layoutInCell="1" allowOverlap="1">
              <wp:simplePos x="0" y="0"/>
              <wp:positionH relativeFrom="column">
                <wp:posOffset>400050</wp:posOffset>
              </wp:positionH>
              <wp:positionV relativeFrom="paragraph">
                <wp:posOffset>809625</wp:posOffset>
              </wp:positionV>
              <wp:extent cx="5762625" cy="4822190"/>
              <wp:effectExtent l="0" t="0" r="9525" b="16510"/>
              <wp:wrapNone/>
              <wp:docPr id="5" name="图片 7"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2 副本"/>
                      <pic:cNvPicPr>
                        <a:picLocks noChangeAspect="1"/>
                      </pic:cNvPicPr>
                    </pic:nvPicPr>
                    <pic:blipFill>
                      <a:blip r:embed="rId7">
                        <a:lum bright="1999"/>
                      </a:blip>
                      <a:stretch>
                        <a:fillRect/>
                      </a:stretch>
                    </pic:blipFill>
                    <pic:spPr>
                      <a:xfrm>
                        <a:off x="0" y="0"/>
                        <a:ext cx="5762625" cy="4822190"/>
                      </a:xfrm>
                      <a:prstGeom prst="rect">
                        <a:avLst/>
                      </a:prstGeom>
                      <a:noFill/>
                      <a:ln w="9525">
                        <a:noFill/>
                      </a:ln>
                    </pic:spPr>
                  </pic:pic>
                </a:graphicData>
              </a:graphic>
            </wp:anchor>
          </w:drawing>
        </w:r>
      </w:del>
      <w:r>
        <w:rPr>
          <w:color w:val="auto"/>
          <w:sz w:val="24"/>
        </w:rPr>
        <w:t xml:space="preserve">5.2 </w:t>
      </w:r>
      <w:r>
        <w:rPr>
          <w:rFonts w:hint="eastAsia"/>
          <w:color w:val="auto"/>
          <w:sz w:val="24"/>
        </w:rPr>
        <w:t>甲方因拖欠租金，或甲乙方其他任何违约行为而致纠纷的，双方可协商解决，协商不成可向</w:t>
      </w:r>
      <w:r>
        <w:rPr>
          <w:rFonts w:hint="eastAsia"/>
          <w:color w:val="auto"/>
          <w:sz w:val="24"/>
          <w:lang w:val="en-US" w:eastAsia="zh-CN"/>
        </w:rPr>
        <w:t>甲方</w:t>
      </w:r>
      <w:r>
        <w:rPr>
          <w:rFonts w:hint="eastAsia"/>
          <w:color w:val="auto"/>
          <w:sz w:val="24"/>
        </w:rPr>
        <w:t>所在地</w:t>
      </w:r>
      <w:r>
        <w:rPr>
          <w:rFonts w:hint="eastAsia"/>
          <w:color w:val="auto"/>
          <w:sz w:val="24"/>
          <w:lang w:val="en-US" w:eastAsia="zh-CN"/>
        </w:rPr>
        <w:t>人民</w:t>
      </w:r>
      <w:r>
        <w:rPr>
          <w:rFonts w:hint="eastAsia"/>
          <w:color w:val="auto"/>
          <w:sz w:val="24"/>
        </w:rPr>
        <w:t>法院提起诉讼，所发生的费用由法院裁决。</w:t>
      </w:r>
    </w:p>
    <w:p>
      <w:pPr>
        <w:spacing w:line="360" w:lineRule="auto"/>
        <w:rPr>
          <w:rFonts w:hint="eastAsia"/>
          <w:color w:val="auto"/>
          <w:sz w:val="24"/>
        </w:rPr>
      </w:pPr>
      <w:r>
        <w:rPr>
          <w:rFonts w:hint="eastAsia"/>
          <w:color w:val="auto"/>
          <w:sz w:val="24"/>
        </w:rPr>
        <w:t>5.3 双方合同签订后，乙方不能按时提供机械设备进场，耽误甲方工程施工，乙方要承担其所造成甲方的经济损失，并在付款时扣除。</w:t>
      </w:r>
    </w:p>
    <w:p>
      <w:pPr>
        <w:spacing w:line="360" w:lineRule="auto"/>
        <w:rPr>
          <w:rFonts w:hint="eastAsia"/>
          <w:color w:val="auto"/>
          <w:sz w:val="24"/>
          <w:szCs w:val="24"/>
        </w:rPr>
      </w:pPr>
      <w:r>
        <w:rPr>
          <w:rFonts w:hint="eastAsia" w:ascii="宋体" w:hAnsi="宋体" w:cs="宋体"/>
          <w:b/>
          <w:color w:val="auto"/>
          <w:sz w:val="24"/>
          <w:szCs w:val="24"/>
          <w:lang w:val="en-US" w:eastAsia="zh-CN"/>
        </w:rPr>
        <w:t>5.4</w:t>
      </w:r>
      <w:r>
        <w:rPr>
          <w:rFonts w:hint="eastAsia" w:ascii="宋体" w:hAnsi="宋体" w:cs="宋体"/>
          <w:b w:val="0"/>
          <w:bCs/>
          <w:color w:val="auto"/>
          <w:sz w:val="24"/>
          <w:szCs w:val="24"/>
          <w:lang w:val="en-US" w:eastAsia="zh-CN"/>
        </w:rPr>
        <w:t>乙</w:t>
      </w:r>
      <w:r>
        <w:rPr>
          <w:rFonts w:hint="eastAsia"/>
          <w:color w:val="auto"/>
          <w:sz w:val="24"/>
          <w:szCs w:val="24"/>
        </w:rPr>
        <w:t>方提供的发票至</w:t>
      </w:r>
      <w:r>
        <w:rPr>
          <w:rFonts w:hint="eastAsia"/>
          <w:color w:val="auto"/>
          <w:sz w:val="24"/>
          <w:szCs w:val="24"/>
          <w:lang w:val="en-US" w:eastAsia="zh-CN"/>
        </w:rPr>
        <w:t>甲</w:t>
      </w:r>
      <w:r>
        <w:rPr>
          <w:rFonts w:hint="eastAsia"/>
          <w:color w:val="auto"/>
          <w:sz w:val="24"/>
          <w:szCs w:val="24"/>
        </w:rPr>
        <w:t>方无法正常抵扣</w:t>
      </w:r>
      <w:r>
        <w:rPr>
          <w:rFonts w:hint="eastAsia"/>
          <w:color w:val="auto"/>
          <w:sz w:val="24"/>
          <w:szCs w:val="24"/>
          <w:lang w:val="en-US" w:eastAsia="zh-CN"/>
        </w:rPr>
        <w:t>或</w:t>
      </w:r>
      <w:r>
        <w:rPr>
          <w:rFonts w:hint="eastAsia"/>
          <w:color w:val="auto"/>
          <w:sz w:val="24"/>
          <w:szCs w:val="24"/>
        </w:rPr>
        <w:t>无效发票致使</w:t>
      </w:r>
      <w:r>
        <w:rPr>
          <w:rFonts w:hint="eastAsia"/>
          <w:color w:val="auto"/>
          <w:sz w:val="24"/>
          <w:szCs w:val="24"/>
          <w:lang w:val="en-US" w:eastAsia="zh-CN"/>
        </w:rPr>
        <w:t>甲</w:t>
      </w:r>
      <w:r>
        <w:rPr>
          <w:rFonts w:hint="eastAsia"/>
          <w:color w:val="auto"/>
          <w:sz w:val="24"/>
          <w:szCs w:val="24"/>
        </w:rPr>
        <w:t>方产生损失或被追究责任的，</w:t>
      </w:r>
      <w:r>
        <w:rPr>
          <w:rFonts w:hint="eastAsia"/>
          <w:color w:val="auto"/>
          <w:sz w:val="24"/>
          <w:szCs w:val="24"/>
          <w:lang w:val="en-US" w:eastAsia="zh-CN"/>
        </w:rPr>
        <w:t>甲</w:t>
      </w:r>
      <w:r>
        <w:rPr>
          <w:rFonts w:hint="eastAsia"/>
          <w:color w:val="auto"/>
          <w:sz w:val="24"/>
          <w:szCs w:val="24"/>
        </w:rPr>
        <w:t>方有权追究</w:t>
      </w:r>
      <w:r>
        <w:rPr>
          <w:rFonts w:hint="eastAsia"/>
          <w:color w:val="auto"/>
          <w:sz w:val="24"/>
          <w:szCs w:val="24"/>
          <w:lang w:val="en-US" w:eastAsia="zh-CN"/>
        </w:rPr>
        <w:t>乙</w:t>
      </w:r>
      <w:r>
        <w:rPr>
          <w:rFonts w:hint="eastAsia"/>
          <w:color w:val="auto"/>
          <w:sz w:val="24"/>
          <w:szCs w:val="24"/>
        </w:rPr>
        <w:t>方相关责任并要求赔偿由此造成的损失</w:t>
      </w:r>
      <w:r>
        <w:rPr>
          <w:rFonts w:hint="eastAsia"/>
          <w:color w:val="auto"/>
          <w:sz w:val="24"/>
          <w:szCs w:val="24"/>
          <w:lang w:eastAsia="zh-CN"/>
        </w:rPr>
        <w:t>（</w:t>
      </w:r>
      <w:r>
        <w:rPr>
          <w:rFonts w:hint="eastAsia"/>
          <w:color w:val="auto"/>
          <w:sz w:val="24"/>
          <w:szCs w:val="24"/>
          <w:lang w:val="en-US" w:eastAsia="zh-CN"/>
        </w:rPr>
        <w:t>含</w:t>
      </w:r>
      <w:r>
        <w:rPr>
          <w:rFonts w:hint="eastAsia" w:ascii="宋体" w:hAnsi="宋体"/>
          <w:color w:val="auto"/>
          <w:sz w:val="24"/>
        </w:rPr>
        <w:t>起诉的诉讼费、律师费、评估费、鉴定费、财保费等诉讼费用</w:t>
      </w:r>
      <w:r>
        <w:rPr>
          <w:rFonts w:hint="eastAsia"/>
          <w:color w:val="auto"/>
          <w:sz w:val="24"/>
          <w:szCs w:val="24"/>
          <w:lang w:eastAsia="zh-CN"/>
        </w:rPr>
        <w:t>）</w:t>
      </w:r>
      <w:r>
        <w:rPr>
          <w:rFonts w:hint="eastAsia"/>
          <w:color w:val="auto"/>
          <w:sz w:val="24"/>
          <w:szCs w:val="24"/>
        </w:rPr>
        <w:t>。</w:t>
      </w:r>
    </w:p>
    <w:p>
      <w:pPr>
        <w:spacing w:line="360" w:lineRule="auto"/>
        <w:rPr>
          <w:color w:val="auto"/>
          <w:sz w:val="24"/>
        </w:rPr>
      </w:pPr>
      <w:r>
        <w:rPr>
          <w:rFonts w:hint="eastAsia"/>
          <w:color w:val="auto"/>
          <w:sz w:val="24"/>
          <w:szCs w:val="24"/>
          <w:lang w:val="en-US" w:eastAsia="zh-CN"/>
        </w:rPr>
        <w:t>5.5乙</w:t>
      </w:r>
      <w:r>
        <w:rPr>
          <w:rFonts w:hint="eastAsia"/>
          <w:color w:val="auto"/>
          <w:sz w:val="24"/>
          <w:szCs w:val="24"/>
        </w:rPr>
        <w:t>方实际开具的发票税税额与合同约定税额不一致时，产生的差额，</w:t>
      </w:r>
      <w:r>
        <w:rPr>
          <w:rFonts w:hint="eastAsia"/>
          <w:color w:val="auto"/>
          <w:sz w:val="24"/>
          <w:szCs w:val="24"/>
          <w:lang w:val="en-US" w:eastAsia="zh-CN"/>
        </w:rPr>
        <w:t>乙</w:t>
      </w:r>
      <w:r>
        <w:rPr>
          <w:rFonts w:hint="eastAsia"/>
          <w:color w:val="auto"/>
          <w:sz w:val="24"/>
          <w:szCs w:val="24"/>
        </w:rPr>
        <w:t>方需</w:t>
      </w:r>
      <w:r>
        <w:rPr>
          <w:rFonts w:hint="eastAsia"/>
          <w:color w:val="auto"/>
          <w:sz w:val="24"/>
          <w:szCs w:val="24"/>
          <w:lang w:val="en-US" w:eastAsia="zh-CN"/>
        </w:rPr>
        <w:t>在</w:t>
      </w:r>
      <w:r>
        <w:rPr>
          <w:rFonts w:hint="eastAsia"/>
          <w:color w:val="auto"/>
          <w:sz w:val="24"/>
          <w:szCs w:val="24"/>
        </w:rPr>
        <w:t>货款中补给</w:t>
      </w:r>
      <w:r>
        <w:rPr>
          <w:rFonts w:hint="eastAsia"/>
          <w:color w:val="auto"/>
          <w:sz w:val="24"/>
          <w:szCs w:val="24"/>
          <w:lang w:val="en-US" w:eastAsia="zh-CN"/>
        </w:rPr>
        <w:t>甲</w:t>
      </w:r>
      <w:r>
        <w:rPr>
          <w:rFonts w:hint="eastAsia"/>
          <w:color w:val="auto"/>
          <w:sz w:val="24"/>
          <w:szCs w:val="24"/>
        </w:rPr>
        <w:t>方，合同中的价格须作出相应调整，若不进行调整，所有的差额有</w:t>
      </w:r>
      <w:r>
        <w:rPr>
          <w:rFonts w:hint="eastAsia"/>
          <w:color w:val="auto"/>
          <w:sz w:val="24"/>
          <w:szCs w:val="24"/>
          <w:lang w:val="en-US" w:eastAsia="zh-CN"/>
        </w:rPr>
        <w:t>乙</w:t>
      </w:r>
      <w:r>
        <w:rPr>
          <w:rFonts w:hint="eastAsia"/>
          <w:color w:val="auto"/>
          <w:sz w:val="24"/>
          <w:szCs w:val="24"/>
        </w:rPr>
        <w:t>方自行承担，</w:t>
      </w:r>
      <w:r>
        <w:rPr>
          <w:rFonts w:hint="eastAsia"/>
          <w:color w:val="auto"/>
          <w:sz w:val="24"/>
          <w:szCs w:val="24"/>
          <w:lang w:val="en-US" w:eastAsia="zh-CN"/>
        </w:rPr>
        <w:t>甲</w:t>
      </w:r>
      <w:r>
        <w:rPr>
          <w:rFonts w:hint="eastAsia"/>
          <w:color w:val="auto"/>
          <w:sz w:val="24"/>
          <w:szCs w:val="24"/>
        </w:rPr>
        <w:t>方不另行支付。</w:t>
      </w:r>
    </w:p>
    <w:p>
      <w:pPr>
        <w:widowControl w:val="0"/>
        <w:numPr>
          <w:ilvl w:val="0"/>
          <w:numId w:val="3"/>
        </w:numPr>
        <w:adjustRightInd/>
        <w:snapToGrid/>
        <w:spacing w:after="0" w:line="276" w:lineRule="auto"/>
        <w:jc w:val="both"/>
        <w:rPr>
          <w:color w:val="auto"/>
          <w:sz w:val="24"/>
        </w:rPr>
      </w:pPr>
      <w:r>
        <w:rPr>
          <w:rFonts w:hint="eastAsia"/>
          <w:color w:val="auto"/>
          <w:sz w:val="24"/>
        </w:rPr>
        <w:t>其他约定事项：</w:t>
      </w:r>
    </w:p>
    <w:p>
      <w:pPr>
        <w:spacing w:line="276" w:lineRule="auto"/>
        <w:rPr>
          <w:color w:val="auto"/>
          <w:sz w:val="24"/>
        </w:rPr>
      </w:pPr>
      <w:r>
        <w:rPr>
          <w:color w:val="auto"/>
          <w:sz w:val="24"/>
        </w:rPr>
        <w:t xml:space="preserve">6.1 </w:t>
      </w:r>
      <w:r>
        <w:rPr>
          <w:rFonts w:hint="eastAsia"/>
          <w:color w:val="auto"/>
          <w:sz w:val="24"/>
        </w:rPr>
        <w:t>乙方应在说明书允许范围内配合甲方要求设置附墙，并应在天面层另加设一道附墙，以加强地区抗风要求，所增加的费用由甲方负责。</w:t>
      </w:r>
    </w:p>
    <w:p>
      <w:pPr>
        <w:spacing w:line="276" w:lineRule="auto"/>
        <w:rPr>
          <w:color w:val="auto"/>
          <w:sz w:val="24"/>
        </w:rPr>
      </w:pPr>
      <w:r>
        <w:rPr>
          <w:color w:val="auto"/>
          <w:sz w:val="24"/>
        </w:rPr>
        <w:t xml:space="preserve">6.2 </w:t>
      </w:r>
      <w:r>
        <w:rPr>
          <w:rFonts w:hint="eastAsia"/>
          <w:color w:val="auto"/>
          <w:sz w:val="24"/>
        </w:rPr>
        <w:t>租赁期间塔机所有权归属乙方，甲方在按时支付租金的前提下只拥有塔机的使用权。任何情况下，甲方无权以任何方式转租、转让、变卖、抵押、扣押及处置所租赁的塔机。</w:t>
      </w:r>
    </w:p>
    <w:p>
      <w:pPr>
        <w:spacing w:line="276" w:lineRule="auto"/>
        <w:rPr>
          <w:color w:val="auto"/>
          <w:sz w:val="24"/>
        </w:rPr>
      </w:pPr>
      <w:r>
        <w:rPr>
          <w:color w:val="auto"/>
          <w:sz w:val="24"/>
        </w:rPr>
        <w:t>6.3</w:t>
      </w:r>
      <w:r>
        <w:rPr>
          <w:rFonts w:hint="eastAsia"/>
          <w:color w:val="auto"/>
          <w:sz w:val="24"/>
        </w:rPr>
        <w:t>在塔机安装完毕自检验收合格，经甲方书面确认起租。乙方需在10个工作日期间内办理好检测验收取证手续，在此期间不影响塔机安全使用，若乙方达不到要求，甲方有权酌情处罚。</w:t>
      </w:r>
    </w:p>
    <w:p>
      <w:pPr>
        <w:spacing w:line="276" w:lineRule="auto"/>
        <w:rPr>
          <w:color w:val="auto"/>
          <w:sz w:val="24"/>
        </w:rPr>
      </w:pPr>
      <w:r>
        <w:rPr>
          <w:color w:val="auto"/>
          <w:sz w:val="24"/>
        </w:rPr>
        <w:t>6.4</w:t>
      </w:r>
      <w:r>
        <w:rPr>
          <w:rFonts w:hint="eastAsia"/>
          <w:color w:val="auto"/>
          <w:sz w:val="24"/>
        </w:rPr>
        <w:t>为了保证甲方工程按时使用塔机和乙方设备的合理利用，从本合同签订之日起，乙方保留塔机时间为一个月，塔机进场日期超过一个月，乙方不保证按本合同约定的塔机。</w:t>
      </w:r>
    </w:p>
    <w:p>
      <w:pPr>
        <w:spacing w:line="276" w:lineRule="auto"/>
        <w:rPr>
          <w:color w:val="auto"/>
          <w:sz w:val="24"/>
        </w:rPr>
      </w:pPr>
      <w:r>
        <w:rPr>
          <w:color w:val="auto"/>
          <w:sz w:val="24"/>
        </w:rPr>
        <w:t xml:space="preserve">6.5 </w:t>
      </w:r>
      <w:r>
        <w:rPr>
          <w:rFonts w:hint="eastAsia"/>
          <w:color w:val="auto"/>
          <w:sz w:val="24"/>
        </w:rPr>
        <w:t>国家法定节假日的春节放假</w:t>
      </w:r>
      <w:r>
        <w:rPr>
          <w:color w:val="auto"/>
          <w:sz w:val="24"/>
          <w:u w:val="single"/>
        </w:rPr>
        <w:t xml:space="preserve"> 15</w:t>
      </w:r>
      <w:r>
        <w:rPr>
          <w:rFonts w:hint="eastAsia"/>
          <w:color w:val="auto"/>
          <w:sz w:val="24"/>
        </w:rPr>
        <w:t>天，放假期间不计设备租金，放假的具体时间按照甲方项目的安排执行，若甲方提前和延后使用机械的，乙方应无条件配合。</w:t>
      </w:r>
    </w:p>
    <w:p>
      <w:pPr>
        <w:spacing w:line="276" w:lineRule="auto"/>
        <w:rPr>
          <w:color w:val="auto"/>
          <w:sz w:val="24"/>
        </w:rPr>
      </w:pPr>
      <w:r>
        <w:rPr>
          <w:color w:val="auto"/>
          <w:sz w:val="24"/>
        </w:rPr>
        <w:t xml:space="preserve">6.6 </w:t>
      </w:r>
      <w:r>
        <w:rPr>
          <w:rFonts w:hint="eastAsia"/>
          <w:color w:val="auto"/>
          <w:sz w:val="24"/>
        </w:rPr>
        <w:t>因不可抗力因素造成停工、停机不计塔机租金费。（如战争、疫情、骚乱、地震、洪灾、台风等……。）</w:t>
      </w:r>
    </w:p>
    <w:p>
      <w:pPr>
        <w:spacing w:line="276" w:lineRule="auto"/>
        <w:rPr>
          <w:rFonts w:ascii="楷体_GB2312" w:eastAsia="楷体_GB2312"/>
          <w:b/>
          <w:color w:val="auto"/>
          <w:sz w:val="24"/>
        </w:rPr>
      </w:pPr>
      <w:r>
        <w:rPr>
          <w:rFonts w:hint="eastAsia" w:ascii="楷体_GB2312" w:eastAsia="楷体_GB2312"/>
          <w:b/>
          <w:color w:val="auto"/>
          <w:sz w:val="24"/>
        </w:rPr>
        <w:t>四、安全生产责任约定：</w:t>
      </w:r>
    </w:p>
    <w:p>
      <w:pPr>
        <w:spacing w:line="276" w:lineRule="auto"/>
        <w:rPr>
          <w:color w:val="auto"/>
          <w:sz w:val="24"/>
        </w:rPr>
      </w:pPr>
      <w:r>
        <w:rPr>
          <w:color w:val="auto"/>
          <w:sz w:val="24"/>
        </w:rPr>
        <w:t>1</w:t>
      </w:r>
      <w:r>
        <w:rPr>
          <w:rFonts w:hint="eastAsia"/>
          <w:color w:val="auto"/>
          <w:sz w:val="24"/>
        </w:rPr>
        <w:t>、乙方（出租单位）提供设备的约定：</w:t>
      </w:r>
    </w:p>
    <w:p>
      <w:pPr>
        <w:spacing w:line="276" w:lineRule="auto"/>
        <w:rPr>
          <w:color w:val="auto"/>
          <w:sz w:val="24"/>
        </w:rPr>
      </w:pPr>
      <w:r>
        <w:rPr>
          <w:rFonts w:hint="eastAsia"/>
          <w:color w:val="auto"/>
          <w:sz w:val="24"/>
        </w:rPr>
        <w:t>（</w:t>
      </w:r>
      <w:r>
        <w:rPr>
          <w:color w:val="auto"/>
          <w:sz w:val="24"/>
        </w:rPr>
        <w:t>1</w:t>
      </w:r>
      <w:r>
        <w:rPr>
          <w:rFonts w:hint="eastAsia"/>
          <w:color w:val="auto"/>
          <w:sz w:val="24"/>
        </w:rPr>
        <w:t>）须有起重机械特种设备制造许可证、产品合格证、制造监督检验证明，并在建设主管部门办理产权机登记等；</w:t>
      </w:r>
    </w:p>
    <w:p>
      <w:pPr>
        <w:spacing w:line="276" w:lineRule="auto"/>
        <w:rPr>
          <w:color w:val="auto"/>
          <w:sz w:val="24"/>
        </w:rPr>
      </w:pPr>
      <w:del w:id="44" w:author="三叶草" w:date="2023-04-27T21:51:05Z">
        <w:r>
          <w:rPr>
            <w:color w:val="auto"/>
          </w:rPr>
          <w:drawing>
            <wp:anchor distT="0" distB="0" distL="114300" distR="114300" simplePos="0" relativeHeight="251665408" behindDoc="1" locked="0" layoutInCell="1" allowOverlap="1">
              <wp:simplePos x="0" y="0"/>
              <wp:positionH relativeFrom="column">
                <wp:posOffset>285750</wp:posOffset>
              </wp:positionH>
              <wp:positionV relativeFrom="paragraph">
                <wp:posOffset>93980</wp:posOffset>
              </wp:positionV>
              <wp:extent cx="5362575" cy="5362575"/>
              <wp:effectExtent l="0" t="0" r="9525" b="9525"/>
              <wp:wrapNone/>
              <wp:docPr id="7" name="图片 8"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2 副本"/>
                      <pic:cNvPicPr>
                        <a:picLocks noChangeAspect="1"/>
                      </pic:cNvPicPr>
                    </pic:nvPicPr>
                    <pic:blipFill>
                      <a:blip r:embed="rId7">
                        <a:lum bright="1999"/>
                      </a:blip>
                      <a:stretch>
                        <a:fillRect/>
                      </a:stretch>
                    </pic:blipFill>
                    <pic:spPr>
                      <a:xfrm>
                        <a:off x="0" y="0"/>
                        <a:ext cx="5362575" cy="5362575"/>
                      </a:xfrm>
                      <a:prstGeom prst="rect">
                        <a:avLst/>
                      </a:prstGeom>
                      <a:noFill/>
                      <a:ln w="9525">
                        <a:noFill/>
                      </a:ln>
                    </pic:spPr>
                  </pic:pic>
                </a:graphicData>
              </a:graphic>
            </wp:anchor>
          </w:drawing>
        </w:r>
      </w:del>
      <w:r>
        <w:rPr>
          <w:rFonts w:hint="eastAsia"/>
          <w:color w:val="auto"/>
          <w:sz w:val="24"/>
        </w:rPr>
        <w:t>（</w:t>
      </w:r>
      <w:r>
        <w:rPr>
          <w:color w:val="auto"/>
          <w:sz w:val="24"/>
        </w:rPr>
        <w:t>2</w:t>
      </w:r>
      <w:r>
        <w:rPr>
          <w:rFonts w:hint="eastAsia"/>
          <w:color w:val="auto"/>
          <w:sz w:val="24"/>
        </w:rPr>
        <w:t>）明确属国家淘汰或者禁止使用的、超过安全技术标准或者制造厂家的使用年限的、经检验达不到安全技术标准规定的、没有完整安全技术档案的、没有齐全有效的巡全保护装置的设备不得出租、使用；</w:t>
      </w:r>
    </w:p>
    <w:p>
      <w:pPr>
        <w:spacing w:line="276" w:lineRule="auto"/>
        <w:rPr>
          <w:color w:val="auto"/>
          <w:sz w:val="24"/>
        </w:rPr>
      </w:pPr>
      <w:r>
        <w:rPr>
          <w:color w:val="auto"/>
          <w:sz w:val="24"/>
        </w:rPr>
        <w:t>2</w:t>
      </w:r>
      <w:r>
        <w:rPr>
          <w:rFonts w:hint="eastAsia"/>
          <w:color w:val="auto"/>
          <w:sz w:val="24"/>
        </w:rPr>
        <w:t>、对乙方提供的设备技术档案的约定，技术档案应包括：</w:t>
      </w:r>
    </w:p>
    <w:p>
      <w:pPr>
        <w:spacing w:line="276" w:lineRule="auto"/>
        <w:rPr>
          <w:color w:val="auto"/>
          <w:sz w:val="24"/>
        </w:rPr>
      </w:pPr>
      <w:r>
        <w:rPr>
          <w:rFonts w:hint="eastAsia"/>
          <w:color w:val="auto"/>
          <w:sz w:val="24"/>
        </w:rPr>
        <w:t>（</w:t>
      </w:r>
      <w:r>
        <w:rPr>
          <w:color w:val="auto"/>
          <w:sz w:val="24"/>
        </w:rPr>
        <w:t>1</w:t>
      </w:r>
      <w:r>
        <w:rPr>
          <w:rFonts w:hint="eastAsia"/>
          <w:color w:val="auto"/>
          <w:sz w:val="24"/>
        </w:rPr>
        <w:t>）购销合同、制造许可证、产品合格证、制造监督检验证明、安装使用说明书、备案证明等原始资料；</w:t>
      </w:r>
    </w:p>
    <w:p>
      <w:pPr>
        <w:spacing w:line="276" w:lineRule="auto"/>
        <w:rPr>
          <w:color w:val="auto"/>
          <w:sz w:val="24"/>
        </w:rPr>
      </w:pPr>
      <w:r>
        <w:rPr>
          <w:rFonts w:hint="eastAsia"/>
          <w:color w:val="auto"/>
          <w:sz w:val="24"/>
        </w:rPr>
        <w:t>（</w:t>
      </w:r>
      <w:r>
        <w:rPr>
          <w:color w:val="auto"/>
          <w:sz w:val="24"/>
        </w:rPr>
        <w:t>2</w:t>
      </w:r>
      <w:r>
        <w:rPr>
          <w:rFonts w:hint="eastAsia"/>
          <w:color w:val="auto"/>
          <w:sz w:val="24"/>
        </w:rPr>
        <w:t>）定期检验报告、定期自行检查记录、定期维护保养记录、维修和技术改造记录、运行故障和生产安全事故记录，累计运转记录等运行资料；</w:t>
      </w:r>
    </w:p>
    <w:p>
      <w:pPr>
        <w:spacing w:line="276" w:lineRule="auto"/>
        <w:rPr>
          <w:color w:val="auto"/>
          <w:sz w:val="24"/>
        </w:rPr>
      </w:pPr>
      <w:r>
        <w:rPr>
          <w:rFonts w:hint="eastAsia"/>
          <w:color w:val="auto"/>
          <w:sz w:val="24"/>
        </w:rPr>
        <w:t>（</w:t>
      </w:r>
      <w:r>
        <w:rPr>
          <w:color w:val="auto"/>
          <w:sz w:val="24"/>
        </w:rPr>
        <w:t>3</w:t>
      </w:r>
      <w:r>
        <w:rPr>
          <w:rFonts w:hint="eastAsia"/>
          <w:color w:val="auto"/>
          <w:sz w:val="24"/>
        </w:rPr>
        <w:t>）历次安装验收资料；</w:t>
      </w:r>
    </w:p>
    <w:p>
      <w:pPr>
        <w:spacing w:line="276" w:lineRule="auto"/>
        <w:rPr>
          <w:color w:val="auto"/>
          <w:sz w:val="24"/>
        </w:rPr>
      </w:pPr>
      <w:r>
        <w:rPr>
          <w:rFonts w:hint="eastAsia"/>
          <w:color w:val="auto"/>
          <w:sz w:val="24"/>
        </w:rPr>
        <w:t>（</w:t>
      </w:r>
      <w:r>
        <w:rPr>
          <w:color w:val="auto"/>
          <w:sz w:val="24"/>
        </w:rPr>
        <w:t>4</w:t>
      </w:r>
      <w:r>
        <w:rPr>
          <w:rFonts w:hint="eastAsia"/>
          <w:color w:val="auto"/>
          <w:sz w:val="24"/>
        </w:rPr>
        <w:t>）以上技术档案资料应复印加盖公章后交项目部，并以“一机一档”的方式保管，以备查阅。</w:t>
      </w:r>
    </w:p>
    <w:p>
      <w:pPr>
        <w:spacing w:line="276" w:lineRule="auto"/>
        <w:rPr>
          <w:color w:val="auto"/>
          <w:sz w:val="24"/>
        </w:rPr>
      </w:pPr>
      <w:r>
        <w:rPr>
          <w:color w:val="auto"/>
          <w:sz w:val="24"/>
        </w:rPr>
        <w:t>3</w:t>
      </w:r>
      <w:r>
        <w:rPr>
          <w:rFonts w:hint="eastAsia"/>
          <w:color w:val="auto"/>
          <w:sz w:val="24"/>
        </w:rPr>
        <w:t>、对甲方（使用单位）的约定；</w:t>
      </w:r>
    </w:p>
    <w:p>
      <w:pPr>
        <w:spacing w:line="276" w:lineRule="auto"/>
        <w:rPr>
          <w:color w:val="auto"/>
          <w:sz w:val="24"/>
        </w:rPr>
      </w:pPr>
      <w:r>
        <w:rPr>
          <w:rFonts w:hint="eastAsia"/>
          <w:color w:val="auto"/>
          <w:sz w:val="24"/>
        </w:rPr>
        <w:t>（</w:t>
      </w:r>
      <w:r>
        <w:rPr>
          <w:color w:val="auto"/>
          <w:sz w:val="24"/>
        </w:rPr>
        <w:t>1</w:t>
      </w:r>
      <w:r>
        <w:rPr>
          <w:rFonts w:hint="eastAsia"/>
          <w:color w:val="auto"/>
          <w:sz w:val="24"/>
        </w:rPr>
        <w:t>）根据不同施工阶段、周围环境以及季节气候的变化，对设备采取相应的安全防护措施；</w:t>
      </w:r>
    </w:p>
    <w:p>
      <w:pPr>
        <w:spacing w:line="276" w:lineRule="auto"/>
        <w:rPr>
          <w:color w:val="auto"/>
          <w:sz w:val="24"/>
        </w:rPr>
      </w:pPr>
      <w:r>
        <w:rPr>
          <w:rFonts w:hint="eastAsia"/>
          <w:color w:val="auto"/>
          <w:sz w:val="24"/>
        </w:rPr>
        <w:t>（</w:t>
      </w:r>
      <w:r>
        <w:rPr>
          <w:color w:val="auto"/>
          <w:sz w:val="24"/>
        </w:rPr>
        <w:t>2</w:t>
      </w:r>
      <w:r>
        <w:rPr>
          <w:rFonts w:hint="eastAsia"/>
          <w:color w:val="auto"/>
          <w:sz w:val="24"/>
        </w:rPr>
        <w:t>）制定设备生产安全事故应急救援预案；</w:t>
      </w:r>
    </w:p>
    <w:p>
      <w:pPr>
        <w:spacing w:line="276" w:lineRule="auto"/>
        <w:rPr>
          <w:color w:val="auto"/>
          <w:sz w:val="24"/>
        </w:rPr>
      </w:pPr>
      <w:r>
        <w:rPr>
          <w:rFonts w:hint="eastAsia"/>
          <w:color w:val="auto"/>
          <w:sz w:val="24"/>
        </w:rPr>
        <w:t>（</w:t>
      </w:r>
      <w:r>
        <w:rPr>
          <w:color w:val="auto"/>
          <w:sz w:val="24"/>
        </w:rPr>
        <w:t>3</w:t>
      </w:r>
      <w:r>
        <w:rPr>
          <w:rFonts w:hint="eastAsia"/>
          <w:color w:val="auto"/>
          <w:sz w:val="24"/>
        </w:rPr>
        <w:t>）在设备活动范围内设置明显的安全警示标志，对集中作业区做好安全防护；</w:t>
      </w:r>
    </w:p>
    <w:p>
      <w:pPr>
        <w:spacing w:line="276" w:lineRule="auto"/>
        <w:rPr>
          <w:color w:val="auto"/>
          <w:sz w:val="24"/>
        </w:rPr>
      </w:pPr>
      <w:r>
        <w:rPr>
          <w:rFonts w:hint="eastAsia"/>
          <w:color w:val="auto"/>
          <w:sz w:val="24"/>
        </w:rPr>
        <w:t>（</w:t>
      </w:r>
      <w:r>
        <w:rPr>
          <w:color w:val="auto"/>
          <w:sz w:val="24"/>
        </w:rPr>
        <w:t>4</w:t>
      </w:r>
      <w:r>
        <w:rPr>
          <w:rFonts w:hint="eastAsia"/>
          <w:color w:val="auto"/>
          <w:sz w:val="24"/>
        </w:rPr>
        <w:t>）设置相应的设备管理机构或者配置专职的设备管理人员；</w:t>
      </w:r>
    </w:p>
    <w:p>
      <w:pPr>
        <w:spacing w:line="276" w:lineRule="auto"/>
        <w:rPr>
          <w:color w:val="auto"/>
          <w:sz w:val="24"/>
        </w:rPr>
      </w:pPr>
      <w:r>
        <w:rPr>
          <w:rFonts w:hint="eastAsia"/>
          <w:color w:val="auto"/>
          <w:sz w:val="24"/>
        </w:rPr>
        <w:t>（</w:t>
      </w:r>
      <w:r>
        <w:rPr>
          <w:color w:val="auto"/>
          <w:sz w:val="24"/>
        </w:rPr>
        <w:t>5</w:t>
      </w:r>
      <w:r>
        <w:rPr>
          <w:rFonts w:hint="eastAsia"/>
          <w:color w:val="auto"/>
          <w:sz w:val="24"/>
        </w:rPr>
        <w:t>）制定专职设备管理人员、专职安全生产管理人员进行现场监督检查；</w:t>
      </w:r>
    </w:p>
    <w:p>
      <w:pPr>
        <w:spacing w:line="276" w:lineRule="auto"/>
        <w:rPr>
          <w:color w:val="auto"/>
          <w:sz w:val="24"/>
        </w:rPr>
      </w:pPr>
      <w:r>
        <w:rPr>
          <w:rFonts w:hint="eastAsia"/>
          <w:color w:val="auto"/>
          <w:sz w:val="24"/>
        </w:rPr>
        <w:t>（</w:t>
      </w:r>
      <w:r>
        <w:rPr>
          <w:color w:val="auto"/>
          <w:sz w:val="24"/>
        </w:rPr>
        <w:t>6</w:t>
      </w:r>
      <w:r>
        <w:rPr>
          <w:rFonts w:hint="eastAsia"/>
          <w:color w:val="auto"/>
          <w:sz w:val="24"/>
        </w:rPr>
        <w:t>）设备出现故障或者发生异常情况的，立即停止使用，消除故障和事故隐患后，方可重新投入使用；</w:t>
      </w:r>
    </w:p>
    <w:p>
      <w:pPr>
        <w:spacing w:line="276" w:lineRule="auto"/>
        <w:rPr>
          <w:color w:val="auto"/>
          <w:sz w:val="24"/>
        </w:rPr>
      </w:pPr>
      <w:del w:id="46" w:author="三叶草" w:date="2023-04-27T21:51:07Z">
        <w:r>
          <w:rPr>
            <w:color w:val="auto"/>
          </w:rPr>
          <w:drawing>
            <wp:anchor distT="0" distB="0" distL="114300" distR="114300" simplePos="0" relativeHeight="251664384" behindDoc="1" locked="0" layoutInCell="1" allowOverlap="1">
              <wp:simplePos x="0" y="0"/>
              <wp:positionH relativeFrom="column">
                <wp:posOffset>276225</wp:posOffset>
              </wp:positionH>
              <wp:positionV relativeFrom="paragraph">
                <wp:posOffset>260985</wp:posOffset>
              </wp:positionV>
              <wp:extent cx="5715000" cy="5715000"/>
              <wp:effectExtent l="0" t="0" r="0" b="0"/>
              <wp:wrapNone/>
              <wp:docPr id="6" name="图片 8"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2 副本"/>
                      <pic:cNvPicPr>
                        <a:picLocks noChangeAspect="1"/>
                      </pic:cNvPicPr>
                    </pic:nvPicPr>
                    <pic:blipFill>
                      <a:blip r:embed="rId7">
                        <a:lum bright="1999"/>
                      </a:blip>
                      <a:stretch>
                        <a:fillRect/>
                      </a:stretch>
                    </pic:blipFill>
                    <pic:spPr>
                      <a:xfrm>
                        <a:off x="0" y="0"/>
                        <a:ext cx="5715000" cy="5715000"/>
                      </a:xfrm>
                      <a:prstGeom prst="rect">
                        <a:avLst/>
                      </a:prstGeom>
                      <a:noFill/>
                      <a:ln w="9525">
                        <a:noFill/>
                      </a:ln>
                    </pic:spPr>
                  </pic:pic>
                </a:graphicData>
              </a:graphic>
            </wp:anchor>
          </w:drawing>
        </w:r>
      </w:del>
      <w:r>
        <w:rPr>
          <w:rFonts w:hint="eastAsia"/>
          <w:color w:val="auto"/>
          <w:sz w:val="24"/>
        </w:rPr>
        <w:t>（</w:t>
      </w:r>
      <w:r>
        <w:rPr>
          <w:color w:val="auto"/>
          <w:sz w:val="24"/>
        </w:rPr>
        <w:t>7</w:t>
      </w:r>
      <w:r>
        <w:rPr>
          <w:rFonts w:hint="eastAsia"/>
          <w:color w:val="auto"/>
          <w:sz w:val="24"/>
        </w:rPr>
        <w:t>）甲方对妨碍塔吊回转半径内安全作业的高压线、供电线路、房屋、人行道等设施进行安全防护，如因安全防护不当而发生安全事故，由甲方承担责任。塔吊回转半径内因甲方障碍和现场施工的其它的机具造成的安全事故，由甲方承担责任。</w:t>
      </w:r>
    </w:p>
    <w:p>
      <w:pPr>
        <w:spacing w:line="276" w:lineRule="auto"/>
        <w:rPr>
          <w:color w:val="auto"/>
          <w:sz w:val="24"/>
        </w:rPr>
      </w:pPr>
      <w:r>
        <w:rPr>
          <w:color w:val="auto"/>
          <w:sz w:val="24"/>
        </w:rPr>
        <w:t>4</w:t>
      </w:r>
      <w:r>
        <w:rPr>
          <w:rFonts w:hint="eastAsia"/>
          <w:color w:val="auto"/>
          <w:sz w:val="24"/>
        </w:rPr>
        <w:t>、维护保养方面的约定：</w:t>
      </w:r>
    </w:p>
    <w:p>
      <w:pPr>
        <w:spacing w:line="276" w:lineRule="auto"/>
        <w:rPr>
          <w:color w:val="auto"/>
          <w:sz w:val="24"/>
        </w:rPr>
      </w:pPr>
      <w:r>
        <w:rPr>
          <w:rFonts w:hint="eastAsia"/>
          <w:color w:val="auto"/>
          <w:sz w:val="24"/>
        </w:rPr>
        <w:t>（</w:t>
      </w:r>
      <w:r>
        <w:rPr>
          <w:color w:val="auto"/>
          <w:sz w:val="24"/>
        </w:rPr>
        <w:t>1</w:t>
      </w:r>
      <w:r>
        <w:rPr>
          <w:rFonts w:hint="eastAsia"/>
          <w:color w:val="auto"/>
          <w:sz w:val="24"/>
        </w:rPr>
        <w:t>）维护保养由乙方负责。</w:t>
      </w:r>
    </w:p>
    <w:p>
      <w:pPr>
        <w:spacing w:line="276" w:lineRule="auto"/>
        <w:rPr>
          <w:color w:val="auto"/>
          <w:sz w:val="24"/>
        </w:rPr>
      </w:pPr>
      <w:r>
        <w:rPr>
          <w:rFonts w:hint="eastAsia"/>
          <w:color w:val="auto"/>
          <w:sz w:val="24"/>
        </w:rPr>
        <w:t>维修保养的内容：</w:t>
      </w:r>
    </w:p>
    <w:p>
      <w:pPr>
        <w:spacing w:line="276" w:lineRule="auto"/>
        <w:rPr>
          <w:color w:val="auto"/>
          <w:sz w:val="24"/>
        </w:rPr>
      </w:pPr>
      <w:r>
        <w:rPr>
          <w:color w:val="auto"/>
          <w:sz w:val="24"/>
        </w:rPr>
        <w:t>a</w:t>
      </w:r>
      <w:r>
        <w:rPr>
          <w:rFonts w:hint="eastAsia"/>
          <w:color w:val="auto"/>
          <w:sz w:val="24"/>
        </w:rPr>
        <w:t>、检查各制动装置，要求制动装置必须灵敏、可靠。</w:t>
      </w:r>
    </w:p>
    <w:p>
      <w:pPr>
        <w:spacing w:line="276" w:lineRule="auto"/>
        <w:rPr>
          <w:color w:val="auto"/>
          <w:sz w:val="24"/>
        </w:rPr>
      </w:pPr>
      <w:r>
        <w:rPr>
          <w:b/>
          <w:color w:val="auto"/>
          <w:sz w:val="24"/>
        </w:rPr>
        <w:t>b</w:t>
      </w:r>
      <w:r>
        <w:rPr>
          <w:rFonts w:hint="eastAsia"/>
          <w:color w:val="auto"/>
          <w:sz w:val="24"/>
        </w:rPr>
        <w:t>、检查各安全装置的开关触点，要求灵敏、可靠。</w:t>
      </w:r>
    </w:p>
    <w:p>
      <w:pPr>
        <w:spacing w:line="276" w:lineRule="auto"/>
        <w:rPr>
          <w:color w:val="auto"/>
          <w:sz w:val="24"/>
        </w:rPr>
      </w:pPr>
      <w:r>
        <w:rPr>
          <w:color w:val="auto"/>
          <w:sz w:val="24"/>
        </w:rPr>
        <w:t>c</w:t>
      </w:r>
      <w:r>
        <w:rPr>
          <w:rFonts w:hint="eastAsia"/>
          <w:color w:val="auto"/>
          <w:sz w:val="24"/>
        </w:rPr>
        <w:t>、检查塔身各连接螺栓及开口销，螺栓要求紧固，不得有松动，开口销要求全部打开。</w:t>
      </w:r>
    </w:p>
    <w:p>
      <w:pPr>
        <w:spacing w:line="276" w:lineRule="auto"/>
        <w:rPr>
          <w:color w:val="auto"/>
          <w:sz w:val="24"/>
        </w:rPr>
      </w:pPr>
      <w:r>
        <w:rPr>
          <w:color w:val="auto"/>
          <w:sz w:val="24"/>
        </w:rPr>
        <w:t>d</w:t>
      </w:r>
      <w:r>
        <w:rPr>
          <w:rFonts w:hint="eastAsia"/>
          <w:color w:val="auto"/>
          <w:sz w:val="24"/>
        </w:rPr>
        <w:t>、检查钢丝绳，不得有断股、松股现象，断丝不得超过钢丝绳直径</w:t>
      </w:r>
      <w:r>
        <w:rPr>
          <w:color w:val="auto"/>
          <w:sz w:val="24"/>
        </w:rPr>
        <w:t>10</w:t>
      </w:r>
      <w:r>
        <w:rPr>
          <w:rFonts w:hint="eastAsia"/>
          <w:color w:val="auto"/>
          <w:sz w:val="24"/>
        </w:rPr>
        <w:t>倍</w:t>
      </w:r>
      <w:r>
        <w:rPr>
          <w:color w:val="auto"/>
          <w:sz w:val="24"/>
        </w:rPr>
        <w:t>5%</w:t>
      </w:r>
      <w:r>
        <w:rPr>
          <w:rFonts w:hint="eastAsia"/>
          <w:color w:val="auto"/>
          <w:sz w:val="24"/>
        </w:rPr>
        <w:t>。由于钢丝绳断裂，造成的人身安全事故及财产损失由乙方承担。</w:t>
      </w:r>
    </w:p>
    <w:p>
      <w:pPr>
        <w:spacing w:line="276" w:lineRule="auto"/>
        <w:rPr>
          <w:color w:val="auto"/>
          <w:sz w:val="24"/>
        </w:rPr>
      </w:pPr>
      <w:r>
        <w:rPr>
          <w:color w:val="auto"/>
          <w:sz w:val="24"/>
        </w:rPr>
        <w:t>e</w:t>
      </w:r>
      <w:r>
        <w:rPr>
          <w:rFonts w:hint="eastAsia"/>
          <w:color w:val="auto"/>
          <w:sz w:val="24"/>
        </w:rPr>
        <w:t>、检查电线电缆，要求绝缘良好，线芯不得祼露，接头牢固，接电后塔身不得带电。</w:t>
      </w:r>
    </w:p>
    <w:p>
      <w:pPr>
        <w:spacing w:line="276" w:lineRule="auto"/>
        <w:rPr>
          <w:color w:val="auto"/>
          <w:sz w:val="24"/>
        </w:rPr>
      </w:pPr>
      <w:r>
        <w:rPr>
          <w:color w:val="auto"/>
          <w:sz w:val="24"/>
        </w:rPr>
        <w:t>f</w:t>
      </w:r>
      <w:r>
        <w:rPr>
          <w:rFonts w:hint="eastAsia"/>
          <w:color w:val="auto"/>
          <w:sz w:val="24"/>
        </w:rPr>
        <w:t>、检查旋转齿轮的啮合情况及滑轮。</w:t>
      </w:r>
    </w:p>
    <w:p>
      <w:pPr>
        <w:spacing w:line="276" w:lineRule="auto"/>
        <w:rPr>
          <w:color w:val="auto"/>
          <w:sz w:val="24"/>
        </w:rPr>
      </w:pPr>
      <w:r>
        <w:rPr>
          <w:color w:val="auto"/>
          <w:sz w:val="24"/>
        </w:rPr>
        <w:t>g</w:t>
      </w:r>
      <w:r>
        <w:rPr>
          <w:rFonts w:hint="eastAsia"/>
          <w:color w:val="auto"/>
          <w:sz w:val="24"/>
        </w:rPr>
        <w:t>、清洁配电箱和控制箱，要求清洁无杂物，接触器、继电器触点是否良好。</w:t>
      </w:r>
    </w:p>
    <w:p>
      <w:pPr>
        <w:spacing w:line="276" w:lineRule="auto"/>
        <w:rPr>
          <w:color w:val="auto"/>
          <w:sz w:val="24"/>
        </w:rPr>
      </w:pPr>
      <w:r>
        <w:rPr>
          <w:color w:val="auto"/>
          <w:sz w:val="24"/>
        </w:rPr>
        <w:t>h</w:t>
      </w:r>
      <w:r>
        <w:rPr>
          <w:rFonts w:hint="eastAsia"/>
          <w:color w:val="auto"/>
          <w:sz w:val="24"/>
        </w:rPr>
        <w:t>、检查润滑情况。</w:t>
      </w:r>
    </w:p>
    <w:p>
      <w:pPr>
        <w:spacing w:line="276" w:lineRule="auto"/>
        <w:rPr>
          <w:color w:val="auto"/>
          <w:sz w:val="24"/>
        </w:rPr>
      </w:pPr>
      <w:r>
        <w:rPr>
          <w:color w:val="auto"/>
          <w:sz w:val="24"/>
        </w:rPr>
        <w:t>i</w:t>
      </w:r>
      <w:r>
        <w:rPr>
          <w:rFonts w:hint="eastAsia"/>
          <w:color w:val="auto"/>
          <w:sz w:val="24"/>
        </w:rPr>
        <w:t>、标准节螺栓连接是否松动，结构是否变形，有无裂痕。</w:t>
      </w:r>
    </w:p>
    <w:p>
      <w:pPr>
        <w:spacing w:line="276" w:lineRule="auto"/>
        <w:rPr>
          <w:color w:val="auto"/>
          <w:sz w:val="24"/>
        </w:rPr>
      </w:pPr>
      <w:r>
        <w:rPr>
          <w:color w:val="auto"/>
          <w:sz w:val="24"/>
        </w:rPr>
        <w:t>j</w:t>
      </w:r>
      <w:r>
        <w:rPr>
          <w:rFonts w:hint="eastAsia"/>
          <w:color w:val="auto"/>
          <w:sz w:val="24"/>
        </w:rPr>
        <w:t>、附着装置是否变形，焊缝是否有开裂现象。</w:t>
      </w:r>
    </w:p>
    <w:p>
      <w:pPr>
        <w:spacing w:line="276" w:lineRule="auto"/>
        <w:rPr>
          <w:color w:val="auto"/>
          <w:sz w:val="24"/>
        </w:rPr>
      </w:pPr>
      <w:r>
        <w:rPr>
          <w:rFonts w:hint="eastAsia"/>
          <w:color w:val="auto"/>
          <w:sz w:val="24"/>
        </w:rPr>
        <w:t>维修保养的标准：保证塔机性能良好正常运转。</w:t>
      </w:r>
    </w:p>
    <w:p>
      <w:pPr>
        <w:tabs>
          <w:tab w:val="left" w:pos="1980"/>
        </w:tabs>
        <w:spacing w:line="276" w:lineRule="auto"/>
        <w:rPr>
          <w:color w:val="auto"/>
          <w:sz w:val="24"/>
        </w:rPr>
      </w:pPr>
      <w:r>
        <w:rPr>
          <w:rFonts w:hint="eastAsia"/>
          <w:color w:val="auto"/>
          <w:sz w:val="24"/>
        </w:rPr>
        <w:t>（</w:t>
      </w:r>
      <w:r>
        <w:rPr>
          <w:color w:val="auto"/>
          <w:sz w:val="24"/>
        </w:rPr>
        <w:t>2</w:t>
      </w:r>
      <w:r>
        <w:rPr>
          <w:rFonts w:hint="eastAsia"/>
          <w:color w:val="auto"/>
          <w:sz w:val="24"/>
        </w:rPr>
        <w:t>）甲方供应吊具、索具并进行经常性和定期的检查、维护和保养，并做好记录；</w:t>
      </w:r>
    </w:p>
    <w:p>
      <w:pPr>
        <w:tabs>
          <w:tab w:val="left" w:pos="1980"/>
        </w:tabs>
        <w:spacing w:line="276" w:lineRule="auto"/>
        <w:rPr>
          <w:color w:val="auto"/>
          <w:sz w:val="24"/>
        </w:rPr>
      </w:pPr>
      <w:r>
        <w:rPr>
          <w:rFonts w:hint="eastAsia"/>
          <w:color w:val="auto"/>
          <w:sz w:val="24"/>
        </w:rPr>
        <w:t>（</w:t>
      </w:r>
      <w:r>
        <w:rPr>
          <w:color w:val="auto"/>
          <w:sz w:val="24"/>
        </w:rPr>
        <w:t>3</w:t>
      </w:r>
      <w:r>
        <w:rPr>
          <w:rFonts w:hint="eastAsia"/>
          <w:color w:val="auto"/>
          <w:sz w:val="24"/>
        </w:rPr>
        <w:t>）乙方保证，出租的塔机的产权属于乙方，因产权发生的责任及争议，其损失和所有相关费用均由乙方负责。</w:t>
      </w:r>
    </w:p>
    <w:p>
      <w:pPr>
        <w:spacing w:line="276" w:lineRule="auto"/>
        <w:rPr>
          <w:rFonts w:ascii="楷体_GB2312" w:eastAsia="楷体_GB2312"/>
          <w:b/>
          <w:color w:val="auto"/>
          <w:sz w:val="24"/>
        </w:rPr>
      </w:pPr>
      <w:r>
        <w:rPr>
          <w:rFonts w:hint="eastAsia" w:ascii="楷体_GB2312" w:eastAsia="楷体_GB2312"/>
          <w:b/>
          <w:color w:val="auto"/>
          <w:sz w:val="24"/>
        </w:rPr>
        <w:t>五、处理争议的方式：</w:t>
      </w:r>
    </w:p>
    <w:p>
      <w:pPr>
        <w:spacing w:line="276" w:lineRule="auto"/>
        <w:rPr>
          <w:color w:val="auto"/>
          <w:sz w:val="24"/>
        </w:rPr>
      </w:pPr>
      <w:del w:id="48" w:author="三叶草" w:date="2023-04-27T21:51:08Z">
        <w:r>
          <w:rPr>
            <w:color w:val="auto"/>
          </w:rPr>
          <w:drawing>
            <wp:anchor distT="0" distB="0" distL="114300" distR="114300" simplePos="0" relativeHeight="251667456" behindDoc="1" locked="0" layoutInCell="1" allowOverlap="1">
              <wp:simplePos x="0" y="0"/>
              <wp:positionH relativeFrom="column">
                <wp:posOffset>95250</wp:posOffset>
              </wp:positionH>
              <wp:positionV relativeFrom="paragraph">
                <wp:posOffset>398780</wp:posOffset>
              </wp:positionV>
              <wp:extent cx="5715000" cy="5715000"/>
              <wp:effectExtent l="0" t="0" r="0" b="0"/>
              <wp:wrapNone/>
              <wp:docPr id="9" name="图片 12"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descr="2 副本"/>
                      <pic:cNvPicPr>
                        <a:picLocks noChangeAspect="1"/>
                      </pic:cNvPicPr>
                    </pic:nvPicPr>
                    <pic:blipFill>
                      <a:blip r:embed="rId7">
                        <a:lum bright="1999"/>
                      </a:blip>
                      <a:stretch>
                        <a:fillRect/>
                      </a:stretch>
                    </pic:blipFill>
                    <pic:spPr>
                      <a:xfrm>
                        <a:off x="0" y="0"/>
                        <a:ext cx="5715000" cy="5715000"/>
                      </a:xfrm>
                      <a:prstGeom prst="rect">
                        <a:avLst/>
                      </a:prstGeom>
                      <a:noFill/>
                      <a:ln w="9525">
                        <a:noFill/>
                      </a:ln>
                    </pic:spPr>
                  </pic:pic>
                </a:graphicData>
              </a:graphic>
            </wp:anchor>
          </w:drawing>
        </w:r>
      </w:del>
      <w:r>
        <w:rPr>
          <w:color w:val="auto"/>
          <w:sz w:val="24"/>
        </w:rPr>
        <w:t xml:space="preserve">6.1 </w:t>
      </w:r>
      <w:r>
        <w:rPr>
          <w:rFonts w:hint="eastAsia"/>
          <w:color w:val="auto"/>
          <w:sz w:val="24"/>
        </w:rPr>
        <w:t>双方以友好合作的精神协商处理双方合作过程中的争议，如协商不成，可向</w:t>
      </w:r>
      <w:r>
        <w:rPr>
          <w:rFonts w:hint="eastAsia"/>
          <w:color w:val="auto"/>
          <w:sz w:val="24"/>
          <w:lang w:val="en-US" w:eastAsia="zh-CN"/>
        </w:rPr>
        <w:t>甲</w:t>
      </w:r>
      <w:r>
        <w:rPr>
          <w:rFonts w:hint="eastAsia"/>
          <w:color w:val="auto"/>
          <w:sz w:val="24"/>
        </w:rPr>
        <w:t>方所在地人民法院提起诉讼。</w:t>
      </w:r>
    </w:p>
    <w:p>
      <w:pPr>
        <w:widowControl w:val="0"/>
        <w:numPr>
          <w:ilvl w:val="0"/>
          <w:numId w:val="4"/>
        </w:numPr>
        <w:adjustRightInd/>
        <w:snapToGrid/>
        <w:spacing w:after="0" w:line="276" w:lineRule="auto"/>
        <w:jc w:val="both"/>
        <w:rPr>
          <w:color w:val="auto"/>
          <w:sz w:val="24"/>
        </w:rPr>
      </w:pPr>
      <w:r>
        <w:rPr>
          <w:rFonts w:hint="eastAsia"/>
          <w:color w:val="auto"/>
          <w:sz w:val="24"/>
        </w:rPr>
        <w:t>本《合同》一式六份，甲方执四份，乙方执两份，经双方代表签字</w:t>
      </w:r>
      <w:r>
        <w:rPr>
          <w:rFonts w:hint="eastAsia"/>
          <w:color w:val="auto"/>
          <w:sz w:val="24"/>
          <w:lang w:eastAsia="zh-CN"/>
        </w:rPr>
        <w:t>并盖章</w:t>
      </w:r>
      <w:r>
        <w:rPr>
          <w:rFonts w:hint="eastAsia"/>
          <w:color w:val="auto"/>
          <w:sz w:val="24"/>
        </w:rPr>
        <w:t>后生效。</w:t>
      </w:r>
    </w:p>
    <w:tbl>
      <w:tblPr>
        <w:tblStyle w:val="5"/>
        <w:tblW w:w="9999"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1"/>
        <w:gridCol w:w="49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0" w:hRule="atLeast"/>
        </w:trPr>
        <w:tc>
          <w:tcPr>
            <w:tcW w:w="5011" w:type="dxa"/>
          </w:tcPr>
          <w:p>
            <w:pPr>
              <w:spacing w:line="276" w:lineRule="auto"/>
              <w:ind w:firstLine="0" w:firstLineChars="0"/>
              <w:rPr>
                <w:color w:val="auto"/>
                <w:sz w:val="24"/>
              </w:rPr>
            </w:pPr>
            <w:r>
              <w:rPr>
                <w:rFonts w:hint="eastAsia"/>
                <w:color w:val="auto"/>
                <w:sz w:val="24"/>
              </w:rPr>
              <w:t>甲</w:t>
            </w:r>
            <w:r>
              <w:rPr>
                <w:color w:val="auto"/>
                <w:sz w:val="24"/>
              </w:rPr>
              <w:t xml:space="preserve">      </w:t>
            </w:r>
            <w:r>
              <w:rPr>
                <w:rFonts w:hint="eastAsia"/>
                <w:color w:val="auto"/>
                <w:sz w:val="24"/>
              </w:rPr>
              <w:t>方</w:t>
            </w:r>
          </w:p>
          <w:p>
            <w:pPr>
              <w:spacing w:line="276" w:lineRule="auto"/>
              <w:ind w:left="0" w:firstLine="0" w:firstLineChars="0"/>
              <w:rPr>
                <w:color w:val="auto"/>
                <w:sz w:val="24"/>
              </w:rPr>
            </w:pPr>
            <w:r>
              <w:rPr>
                <w:rFonts w:hint="eastAsia"/>
                <w:color w:val="auto"/>
                <w:sz w:val="24"/>
              </w:rPr>
              <w:t>单位名称：天祥建设集团股份有限公司</w:t>
            </w:r>
          </w:p>
          <w:p>
            <w:pPr>
              <w:spacing w:line="276" w:lineRule="auto"/>
              <w:ind w:firstLine="0" w:firstLineChars="0"/>
              <w:rPr>
                <w:rFonts w:hint="eastAsia"/>
                <w:color w:val="auto"/>
                <w:sz w:val="24"/>
              </w:rPr>
            </w:pPr>
            <w:r>
              <w:rPr>
                <w:rFonts w:hint="eastAsia"/>
                <w:color w:val="auto"/>
                <w:sz w:val="24"/>
              </w:rPr>
              <w:t>委托代理人：</w:t>
            </w:r>
          </w:p>
          <w:p>
            <w:pPr>
              <w:spacing w:line="276" w:lineRule="auto"/>
              <w:ind w:firstLine="0" w:firstLineChars="0"/>
              <w:rPr>
                <w:rFonts w:hint="default" w:eastAsia="微软雅黑"/>
                <w:color w:val="auto"/>
                <w:sz w:val="24"/>
                <w:lang w:val="en-US" w:eastAsia="zh-CN"/>
              </w:rPr>
            </w:pPr>
            <w:r>
              <w:rPr>
                <w:rFonts w:hint="eastAsia"/>
                <w:color w:val="auto"/>
                <w:sz w:val="24"/>
                <w:lang w:val="en-US" w:eastAsia="zh-CN"/>
              </w:rPr>
              <w:t>代理人电话：</w:t>
            </w:r>
          </w:p>
        </w:tc>
        <w:tc>
          <w:tcPr>
            <w:tcW w:w="4988" w:type="dxa"/>
          </w:tcPr>
          <w:p>
            <w:pPr>
              <w:spacing w:line="276" w:lineRule="auto"/>
              <w:ind w:firstLine="0" w:firstLineChars="0"/>
              <w:rPr>
                <w:color w:val="auto"/>
                <w:sz w:val="24"/>
              </w:rPr>
            </w:pPr>
            <w:r>
              <w:rPr>
                <w:rFonts w:hint="eastAsia"/>
                <w:color w:val="auto"/>
                <w:sz w:val="24"/>
              </w:rPr>
              <w:t>乙</w:t>
            </w:r>
            <w:r>
              <w:rPr>
                <w:color w:val="auto"/>
                <w:sz w:val="24"/>
              </w:rPr>
              <w:t xml:space="preserve">      </w:t>
            </w:r>
            <w:r>
              <w:rPr>
                <w:rFonts w:hint="eastAsia"/>
                <w:color w:val="auto"/>
                <w:sz w:val="24"/>
              </w:rPr>
              <w:t>方</w:t>
            </w:r>
          </w:p>
          <w:p>
            <w:pPr>
              <w:spacing w:line="276" w:lineRule="auto"/>
              <w:rPr>
                <w:color w:val="auto"/>
                <w:sz w:val="24"/>
                <w:szCs w:val="24"/>
              </w:rPr>
            </w:pPr>
            <w:r>
              <w:rPr>
                <w:rFonts w:hint="eastAsia"/>
                <w:color w:val="auto"/>
                <w:sz w:val="24"/>
              </w:rPr>
              <w:t>单位名称：</w:t>
            </w:r>
            <w:r>
              <w:rPr>
                <w:color w:val="auto"/>
                <w:sz w:val="24"/>
                <w:szCs w:val="24"/>
              </w:rPr>
              <w:t xml:space="preserve"> </w:t>
            </w:r>
          </w:p>
          <w:p>
            <w:pPr>
              <w:spacing w:line="276" w:lineRule="auto"/>
              <w:jc w:val="left"/>
              <w:rPr>
                <w:rFonts w:hint="eastAsia"/>
                <w:color w:val="auto"/>
                <w:sz w:val="24"/>
              </w:rPr>
            </w:pPr>
            <w:r>
              <w:rPr>
                <w:rFonts w:hint="eastAsia"/>
                <w:color w:val="auto"/>
                <w:sz w:val="24"/>
              </w:rPr>
              <w:t>委托代理人：</w:t>
            </w:r>
          </w:p>
          <w:p>
            <w:pPr>
              <w:spacing w:line="276" w:lineRule="auto"/>
              <w:jc w:val="left"/>
              <w:rPr>
                <w:rFonts w:hint="default" w:eastAsia="微软雅黑"/>
                <w:color w:val="auto"/>
                <w:sz w:val="24"/>
                <w:lang w:val="en-US" w:eastAsia="zh-CN"/>
              </w:rPr>
            </w:pPr>
            <w:r>
              <w:rPr>
                <w:rFonts w:hint="eastAsia"/>
                <w:color w:val="auto"/>
                <w:sz w:val="24"/>
                <w:lang w:val="en-US" w:eastAsia="zh-CN"/>
              </w:rPr>
              <w:t>代理人电话：</w:t>
            </w:r>
          </w:p>
        </w:tc>
      </w:tr>
    </w:tbl>
    <w:p>
      <w:pPr>
        <w:spacing w:line="220" w:lineRule="atLeast"/>
        <w:rPr>
          <w:color w:val="auto"/>
        </w:rPr>
      </w:pPr>
    </w:p>
    <w:sectPr>
      <w:headerReference r:id="rId4" w:type="default"/>
      <w:footerReference r:id="rId5" w:type="default"/>
      <w:pgSz w:w="11906" w:h="16838"/>
      <w:pgMar w:top="930" w:right="969" w:bottom="986" w:left="969" w:header="283" w:footer="340" w:gutter="0"/>
      <w:pgNumType w:fmt="decimal"/>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方正仿宋简体">
    <w:altName w:val="宋体"/>
    <w:panose1 w:val="00000000000000000000"/>
    <w:charset w:val="86"/>
    <w:family w:val="auto"/>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微软雅黑"/>
                              <w:lang w:eastAsia="zh-CN"/>
                            </w:rPr>
                          </w:pPr>
                          <w:ins w:id="6" w:author="杨军" w:date="2020-12-30T15:57:30Z">
                            <w:r>
                              <w:rPr>
                                <w:rFonts w:hint="eastAsia"/>
                                <w:lang w:eastAsia="zh-CN"/>
                              </w:rPr>
                              <w:t xml:space="preserve">第 </w:t>
                            </w:r>
                          </w:ins>
                          <w:ins w:id="7" w:author="杨军" w:date="2020-12-30T15:57:30Z">
                            <w:r>
                              <w:rPr>
                                <w:rFonts w:hint="eastAsia"/>
                                <w:lang w:eastAsia="zh-CN"/>
                              </w:rPr>
                              <w:fldChar w:fldCharType="begin"/>
                            </w:r>
                          </w:ins>
                          <w:ins w:id="8" w:author="杨军" w:date="2020-12-30T15:57:30Z">
                            <w:r>
                              <w:rPr>
                                <w:rFonts w:hint="eastAsia"/>
                                <w:lang w:eastAsia="zh-CN"/>
                              </w:rPr>
                              <w:instrText xml:space="preserve"> PAGE  \* MERGEFORMAT </w:instrText>
                            </w:r>
                          </w:ins>
                          <w:ins w:id="9" w:author="杨军" w:date="2020-12-30T15:57:30Z">
                            <w:r>
                              <w:rPr>
                                <w:rFonts w:hint="eastAsia"/>
                                <w:lang w:eastAsia="zh-CN"/>
                              </w:rPr>
                              <w:fldChar w:fldCharType="separate"/>
                            </w:r>
                          </w:ins>
                          <w:ins w:id="10" w:author="杨军" w:date="2020-12-30T15:57:30Z">
                            <w:r>
                              <w:rPr>
                                <w:rFonts w:hint="eastAsia"/>
                                <w:lang w:eastAsia="zh-CN"/>
                              </w:rPr>
                              <w:t>1</w:t>
                            </w:r>
                          </w:ins>
                          <w:ins w:id="11" w:author="杨军" w:date="2020-12-30T15:57:30Z">
                            <w:r>
                              <w:rPr>
                                <w:rFonts w:hint="eastAsia"/>
                                <w:lang w:eastAsia="zh-CN"/>
                              </w:rPr>
                              <w:fldChar w:fldCharType="end"/>
                            </w:r>
                          </w:ins>
                          <w:ins w:id="12" w:author="杨军" w:date="2020-12-30T15:57:30Z">
                            <w:r>
                              <w:rPr>
                                <w:rFonts w:hint="eastAsia"/>
                                <w:lang w:eastAsia="zh-CN"/>
                              </w:rPr>
                              <w:t xml:space="preserve"> 页 共 </w:t>
                            </w:r>
                          </w:ins>
                          <w:ins w:id="13" w:author="杨军" w:date="2020-12-30T15:57:30Z">
                            <w:r>
                              <w:rPr>
                                <w:rFonts w:hint="eastAsia"/>
                                <w:lang w:eastAsia="zh-CN"/>
                              </w:rPr>
                              <w:fldChar w:fldCharType="begin"/>
                            </w:r>
                          </w:ins>
                          <w:ins w:id="14" w:author="杨军" w:date="2020-12-30T15:57:30Z">
                            <w:r>
                              <w:rPr>
                                <w:rFonts w:hint="eastAsia"/>
                                <w:lang w:eastAsia="zh-CN"/>
                              </w:rPr>
                              <w:instrText xml:space="preserve"> NUMPAGES  \* MERGEFORMAT </w:instrText>
                            </w:r>
                          </w:ins>
                          <w:ins w:id="15" w:author="杨军" w:date="2020-12-30T15:57:30Z">
                            <w:r>
                              <w:rPr>
                                <w:rFonts w:hint="eastAsia"/>
                                <w:lang w:eastAsia="zh-CN"/>
                              </w:rPr>
                              <w:fldChar w:fldCharType="separate"/>
                            </w:r>
                          </w:ins>
                          <w:ins w:id="16" w:author="杨军" w:date="2020-12-30T15:57:30Z">
                            <w:r>
                              <w:rPr>
                                <w:rFonts w:hint="eastAsia"/>
                                <w:lang w:eastAsia="zh-CN"/>
                              </w:rPr>
                              <w:t>9</w:t>
                            </w:r>
                          </w:ins>
                          <w:ins w:id="17" w:author="杨军" w:date="2020-12-30T15:57:30Z">
                            <w:r>
                              <w:rPr>
                                <w:rFonts w:hint="eastAsia"/>
                                <w:lang w:eastAsia="zh-CN"/>
                              </w:rPr>
                              <w:fldChar w:fldCharType="end"/>
                            </w:r>
                          </w:ins>
                          <w:ins w:id="18" w:author="杨军" w:date="2020-12-30T15:57:30Z">
                            <w:r>
                              <w:rPr>
                                <w:rFonts w:hint="eastAsia"/>
                                <w:lang w:eastAsia="zh-CN"/>
                              </w:rPr>
                              <w:t xml:space="preserve"> 页</w:t>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pPr>
                      <w:pStyle w:val="3"/>
                      <w:rPr>
                        <w:rFonts w:hint="eastAsia" w:eastAsia="微软雅黑"/>
                        <w:lang w:eastAsia="zh-CN"/>
                      </w:rPr>
                    </w:pPr>
                    <w:ins w:id="19" w:author="杨军" w:date="2020-12-30T15:57:30Z">
                      <w:r>
                        <w:rPr>
                          <w:rFonts w:hint="eastAsia"/>
                          <w:lang w:eastAsia="zh-CN"/>
                        </w:rPr>
                        <w:t xml:space="preserve">第 </w:t>
                      </w:r>
                    </w:ins>
                    <w:ins w:id="20" w:author="杨军" w:date="2020-12-30T15:57:30Z">
                      <w:r>
                        <w:rPr>
                          <w:rFonts w:hint="eastAsia"/>
                          <w:lang w:eastAsia="zh-CN"/>
                        </w:rPr>
                        <w:fldChar w:fldCharType="begin"/>
                      </w:r>
                    </w:ins>
                    <w:ins w:id="21" w:author="杨军" w:date="2020-12-30T15:57:30Z">
                      <w:r>
                        <w:rPr>
                          <w:rFonts w:hint="eastAsia"/>
                          <w:lang w:eastAsia="zh-CN"/>
                        </w:rPr>
                        <w:instrText xml:space="preserve"> PAGE  \* MERGEFORMAT </w:instrText>
                      </w:r>
                    </w:ins>
                    <w:ins w:id="22" w:author="杨军" w:date="2020-12-30T15:57:30Z">
                      <w:r>
                        <w:rPr>
                          <w:rFonts w:hint="eastAsia"/>
                          <w:lang w:eastAsia="zh-CN"/>
                        </w:rPr>
                        <w:fldChar w:fldCharType="separate"/>
                      </w:r>
                    </w:ins>
                    <w:ins w:id="23" w:author="杨军" w:date="2020-12-30T15:57:30Z">
                      <w:r>
                        <w:rPr>
                          <w:rFonts w:hint="eastAsia"/>
                          <w:lang w:eastAsia="zh-CN"/>
                        </w:rPr>
                        <w:t>1</w:t>
                      </w:r>
                    </w:ins>
                    <w:ins w:id="24" w:author="杨军" w:date="2020-12-30T15:57:30Z">
                      <w:r>
                        <w:rPr>
                          <w:rFonts w:hint="eastAsia"/>
                          <w:lang w:eastAsia="zh-CN"/>
                        </w:rPr>
                        <w:fldChar w:fldCharType="end"/>
                      </w:r>
                    </w:ins>
                    <w:ins w:id="25" w:author="杨军" w:date="2020-12-30T15:57:30Z">
                      <w:r>
                        <w:rPr>
                          <w:rFonts w:hint="eastAsia"/>
                          <w:lang w:eastAsia="zh-CN"/>
                        </w:rPr>
                        <w:t xml:space="preserve"> 页 共 </w:t>
                      </w:r>
                    </w:ins>
                    <w:ins w:id="26" w:author="杨军" w:date="2020-12-30T15:57:30Z">
                      <w:r>
                        <w:rPr>
                          <w:rFonts w:hint="eastAsia"/>
                          <w:lang w:eastAsia="zh-CN"/>
                        </w:rPr>
                        <w:fldChar w:fldCharType="begin"/>
                      </w:r>
                    </w:ins>
                    <w:ins w:id="27" w:author="杨军" w:date="2020-12-30T15:57:30Z">
                      <w:r>
                        <w:rPr>
                          <w:rFonts w:hint="eastAsia"/>
                          <w:lang w:eastAsia="zh-CN"/>
                        </w:rPr>
                        <w:instrText xml:space="preserve"> NUMPAGES  \* MERGEFORMAT </w:instrText>
                      </w:r>
                    </w:ins>
                    <w:ins w:id="28" w:author="杨军" w:date="2020-12-30T15:57:30Z">
                      <w:r>
                        <w:rPr>
                          <w:rFonts w:hint="eastAsia"/>
                          <w:lang w:eastAsia="zh-CN"/>
                        </w:rPr>
                        <w:fldChar w:fldCharType="separate"/>
                      </w:r>
                    </w:ins>
                    <w:ins w:id="29" w:author="杨军" w:date="2020-12-30T15:57:30Z">
                      <w:r>
                        <w:rPr>
                          <w:rFonts w:hint="eastAsia"/>
                          <w:lang w:eastAsia="zh-CN"/>
                        </w:rPr>
                        <w:t>9</w:t>
                      </w:r>
                    </w:ins>
                    <w:ins w:id="30" w:author="杨军" w:date="2020-12-30T15:57:30Z">
                      <w:r>
                        <w:rPr>
                          <w:rFonts w:hint="eastAsia"/>
                          <w:lang w:eastAsia="zh-CN"/>
                        </w:rPr>
                        <w:fldChar w:fldCharType="end"/>
                      </w:r>
                    </w:ins>
                    <w:ins w:id="31" w:author="杨军" w:date="2020-12-30T15:57:30Z">
                      <w:r>
                        <w:rPr>
                          <w:rFonts w:hint="eastAsia"/>
                          <w:lang w:eastAsia="zh-CN"/>
                        </w:rPr>
                        <w:t xml:space="preserve"> 页</w:t>
                      </w:r>
                    </w:ins>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pPr>
    <w:del w:id="0" w:author="三叶草" w:date="2023-04-27T21:51:13Z">
      <w:r>
        <w:rPr/>
        <w:drawing>
          <wp:inline distT="0" distB="0" distL="114300" distR="114300">
            <wp:extent cx="1304925" cy="314325"/>
            <wp:effectExtent l="0" t="0" r="9525" b="9525"/>
            <wp:docPr id="11" name="图片 1" descr="天祥建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天祥建设"/>
                    <pic:cNvPicPr>
                      <a:picLocks noChangeAspect="1"/>
                    </pic:cNvPicPr>
                  </pic:nvPicPr>
                  <pic:blipFill>
                    <a:blip r:embed="rId1"/>
                    <a:stretch>
                      <a:fillRect/>
                    </a:stretch>
                  </pic:blipFill>
                  <pic:spPr>
                    <a:xfrm>
                      <a:off x="0" y="0"/>
                      <a:ext cx="1304925" cy="314325"/>
                    </a:xfrm>
                    <a:prstGeom prst="rect">
                      <a:avLst/>
                    </a:prstGeom>
                    <a:noFill/>
                    <a:ln w="9525">
                      <a:noFill/>
                    </a:ln>
                  </pic:spPr>
                </pic:pic>
              </a:graphicData>
            </a:graphic>
          </wp:inline>
        </w:drawing>
      </w:r>
    </w:del>
    <w:del w:id="2" w:author="三叶草" w:date="2023-04-27T21:51:13Z">
      <w:r>
        <w:rPr>
          <w:rFonts w:ascii="黑体" w:eastAsia="黑体"/>
          <w:color w:val="808080"/>
          <w:spacing w:val="40"/>
          <w:kern w:val="10"/>
          <w:sz w:val="24"/>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374015</wp:posOffset>
                </wp:positionV>
                <wp:extent cx="6286500" cy="3810"/>
                <wp:effectExtent l="0" t="0" r="0" b="0"/>
                <wp:wrapNone/>
                <wp:docPr id="10" name="直线 2"/>
                <wp:cNvGraphicFramePr/>
                <a:graphic xmlns:a="http://schemas.openxmlformats.org/drawingml/2006/main">
                  <a:graphicData uri="http://schemas.microsoft.com/office/word/2010/wordprocessingShape">
                    <wps:wsp>
                      <wps:cNvCnPr/>
                      <wps:spPr>
                        <a:xfrm>
                          <a:off x="0" y="0"/>
                          <a:ext cx="6286500" cy="3810"/>
                        </a:xfrm>
                        <a:prstGeom prst="line">
                          <a:avLst/>
                        </a:prstGeom>
                        <a:ln w="12700" cap="flat" cmpd="sng">
                          <a:solidFill>
                            <a:srgbClr val="80808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29.45pt;height:0.3pt;width:495pt;z-index:251664384;mso-width-relative:page;mso-height-relative:page;" filled="f" stroked="t" coordsize="21600,21600" o:gfxdata="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5l9XQ1AAA&#10;AAYBAAAPAAAAAAAAAAEAIAAAACIAAABkcnMvZG93bnJldi54bWxQSwECFAAUAAAACACHTuJAOSFz&#10;IukBAADgAwAADgAAAAAAAAABACAAAAAjAQAAZHJzL2Uyb0RvYy54bWxQSwUGAAAAAAYABgBZAQAA&#10;fgUAAAAA&#10;">
                <v:fill on="f" focussize="0,0"/>
                <v:stroke weight="1pt" color="#808080" joinstyle="round"/>
                <v:imagedata o:title=""/>
                <o:lock v:ext="edit" aspectratio="f"/>
              </v:line>
            </w:pict>
          </mc:Fallback>
        </mc:AlternateContent>
      </w:r>
    </w:del>
    <w:del w:id="4" w:author="三叶草" w:date="2023-04-27T21:51:13Z">
      <w:r>
        <w:rPr>
          <w:rFonts w:hint="eastAsia"/>
        </w:rPr>
        <w:delText xml:space="preserve">                                                                 </w:delText>
      </w:r>
    </w:del>
    <w:del w:id="5" w:author="三叶草" w:date="2023-04-27T21:51:13Z">
      <w:r>
        <w:rPr>
          <w:rFonts w:hint="eastAsia" w:ascii="黑体" w:eastAsia="黑体"/>
          <w:color w:val="808080"/>
          <w:spacing w:val="40"/>
          <w:kern w:val="10"/>
          <w:sz w:val="24"/>
        </w:rPr>
        <w:delText>天祥建设集团股份有限公司</w:delText>
      </w:r>
    </w:de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046830"/>
    <w:multiLevelType w:val="singleLevel"/>
    <w:tmpl w:val="57046830"/>
    <w:lvl w:ilvl="0" w:tentative="0">
      <w:start w:val="6"/>
      <w:numFmt w:val="decimal"/>
      <w:suff w:val="nothing"/>
      <w:lvlText w:val="%1、"/>
      <w:lvlJc w:val="left"/>
      <w:rPr>
        <w:rFonts w:cs="Times New Roman"/>
      </w:rPr>
    </w:lvl>
  </w:abstractNum>
  <w:abstractNum w:abstractNumId="1">
    <w:nsid w:val="57048235"/>
    <w:multiLevelType w:val="singleLevel"/>
    <w:tmpl w:val="57048235"/>
    <w:lvl w:ilvl="0" w:tentative="0">
      <w:start w:val="5"/>
      <w:numFmt w:val="decimal"/>
      <w:suff w:val="nothing"/>
      <w:lvlText w:val="%1、"/>
      <w:lvlJc w:val="left"/>
      <w:rPr>
        <w:rFonts w:cs="Times New Roman"/>
      </w:rPr>
    </w:lvl>
  </w:abstractNum>
  <w:abstractNum w:abstractNumId="2">
    <w:nsid w:val="57341D5B"/>
    <w:multiLevelType w:val="singleLevel"/>
    <w:tmpl w:val="57341D5B"/>
    <w:lvl w:ilvl="0" w:tentative="0">
      <w:start w:val="7"/>
      <w:numFmt w:val="chineseCounting"/>
      <w:suff w:val="nothing"/>
      <w:lvlText w:val="%1、"/>
      <w:lvlJc w:val="left"/>
      <w:rPr>
        <w:rFonts w:cs="Times New Roman"/>
      </w:rPr>
    </w:lvl>
  </w:abstractNum>
  <w:abstractNum w:abstractNumId="3">
    <w:nsid w:val="626054C3"/>
    <w:multiLevelType w:val="multilevel"/>
    <w:tmpl w:val="626054C3"/>
    <w:lvl w:ilvl="0" w:tentative="0">
      <w:start w:val="1"/>
      <w:numFmt w:val="japaneseCounting"/>
      <w:lvlText w:val="%1、"/>
      <w:lvlJc w:val="left"/>
      <w:pPr>
        <w:tabs>
          <w:tab w:val="left" w:pos="720"/>
        </w:tabs>
        <w:ind w:left="720" w:hanging="720"/>
      </w:pPr>
      <w:rPr>
        <w:rFonts w:hint="default"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num w:numId="1">
    <w:abstractNumId w:val="3"/>
  </w:num>
  <w:num w:numId="2">
    <w:abstractNumId w:val="1"/>
  </w:num>
  <w:num w:numId="3">
    <w:abstractNumId w:val="0"/>
  </w:num>
  <w:num w:numId="4">
    <w:abstractNumId w:val="2"/>
    <w:lvlOverride w:ilvl="0">
      <w:startOverride w:val="7"/>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杨军">
    <w15:presenceInfo w15:providerId="WPS Office" w15:userId="4231869855"/>
  </w15:person>
  <w15:person w15:author="三叶草">
    <w15:presenceInfo w15:providerId="WPS Office" w15:userId="41060416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trackRevisions w:val="1"/>
  <w:documentProtection w:enforcement="0"/>
  <w:defaultTabStop w:val="720"/>
  <w:drawingGridHorizontalSpacing w:val="110"/>
  <w:displayHorizontalDrawingGridEvery w:val="2"/>
  <w:characterSpacingControl w:val="doNotCompress"/>
  <w:noLineBreaksAfter w:lang="zh-CN" w:val="$([{£¥·‘“〈《「『【〔〖〝﹙﹛﹝＄（．［｛￡￥"/>
  <w:noLineBreaksBefore w:lang="zh-CN" w:val="!%),.:;&gt;?]}¢¨°·ˇˉ―‖’”…‰′″›℃∶、。〃〉》」』】〕〗〞︶︺︾﹀﹄﹚﹜﹞！＂％＇），．：；？］｀｜｝～￠"/>
  <w:hdrShapeDefaults>
    <o:shapelayout v:ext="edit">
      <o:idmap v:ext="edit" data="2"/>
    </o:shapelayout>
  </w:hdrShapeDefaults>
  <w:footnotePr>
    <w:footnote w:id="0"/>
    <w:footnote w:id="1"/>
  </w:footnotePr>
  <w:compat>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2YjIyOTNiYWQ5Y2EzZGU4MTI4NmJiYWJhMjBkOTMifQ=="/>
  </w:docVars>
  <w:rsids>
    <w:rsidRoot w:val="00D31D50"/>
    <w:rsid w:val="00041B1E"/>
    <w:rsid w:val="0006578D"/>
    <w:rsid w:val="000B6372"/>
    <w:rsid w:val="000C4035"/>
    <w:rsid w:val="00140E82"/>
    <w:rsid w:val="00271564"/>
    <w:rsid w:val="002805D2"/>
    <w:rsid w:val="00323B43"/>
    <w:rsid w:val="00383331"/>
    <w:rsid w:val="003D37D8"/>
    <w:rsid w:val="00426133"/>
    <w:rsid w:val="004358AB"/>
    <w:rsid w:val="00454CA5"/>
    <w:rsid w:val="0049596C"/>
    <w:rsid w:val="005609AA"/>
    <w:rsid w:val="00560A16"/>
    <w:rsid w:val="00601A7C"/>
    <w:rsid w:val="006D4861"/>
    <w:rsid w:val="006F7937"/>
    <w:rsid w:val="00793EBE"/>
    <w:rsid w:val="007D6E86"/>
    <w:rsid w:val="007F4783"/>
    <w:rsid w:val="00803D7E"/>
    <w:rsid w:val="00820323"/>
    <w:rsid w:val="00884E34"/>
    <w:rsid w:val="008B7726"/>
    <w:rsid w:val="008F554D"/>
    <w:rsid w:val="00956EE3"/>
    <w:rsid w:val="00961769"/>
    <w:rsid w:val="009921BE"/>
    <w:rsid w:val="00995754"/>
    <w:rsid w:val="009B0C9C"/>
    <w:rsid w:val="009E7C30"/>
    <w:rsid w:val="00A32859"/>
    <w:rsid w:val="00A97DF6"/>
    <w:rsid w:val="00AF18EA"/>
    <w:rsid w:val="00AF2CB7"/>
    <w:rsid w:val="00B104B4"/>
    <w:rsid w:val="00B53520"/>
    <w:rsid w:val="00B913E0"/>
    <w:rsid w:val="00BE5648"/>
    <w:rsid w:val="00C57E77"/>
    <w:rsid w:val="00CF7337"/>
    <w:rsid w:val="00D269E4"/>
    <w:rsid w:val="00D31D50"/>
    <w:rsid w:val="00D7402D"/>
    <w:rsid w:val="00E268C4"/>
    <w:rsid w:val="00E565AE"/>
    <w:rsid w:val="00E97ECA"/>
    <w:rsid w:val="00F31508"/>
    <w:rsid w:val="00F50712"/>
    <w:rsid w:val="00FB09A5"/>
    <w:rsid w:val="00FC2F1A"/>
    <w:rsid w:val="00FD2207"/>
    <w:rsid w:val="00FD524E"/>
    <w:rsid w:val="0CA71577"/>
    <w:rsid w:val="19F164F8"/>
    <w:rsid w:val="417C46EF"/>
    <w:rsid w:val="496F5B06"/>
    <w:rsid w:val="4B397B58"/>
    <w:rsid w:val="57FE1C42"/>
    <w:rsid w:val="612F741A"/>
    <w:rsid w:val="6DA01076"/>
    <w:rsid w:val="71F1664C"/>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imes New Roman"/>
      <w:kern w:val="0"/>
      <w:sz w:val="22"/>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qFormat/>
    <w:uiPriority w:val="99"/>
    <w:pPr>
      <w:spacing w:after="0"/>
    </w:pPr>
    <w:rPr>
      <w:sz w:val="18"/>
      <w:szCs w:val="18"/>
    </w:rPr>
  </w:style>
  <w:style w:type="paragraph" w:styleId="3">
    <w:name w:val="footer"/>
    <w:basedOn w:val="1"/>
    <w:link w:val="8"/>
    <w:qFormat/>
    <w:uiPriority w:val="99"/>
    <w:pPr>
      <w:tabs>
        <w:tab w:val="center" w:pos="4153"/>
        <w:tab w:val="right" w:pos="8306"/>
      </w:tabs>
    </w:pPr>
    <w:rPr>
      <w:sz w:val="18"/>
      <w:szCs w:val="18"/>
    </w:rPr>
  </w:style>
  <w:style w:type="paragraph" w:styleId="4">
    <w:name w:val="header"/>
    <w:basedOn w:val="1"/>
    <w:link w:val="7"/>
    <w:qFormat/>
    <w:uiPriority w:val="99"/>
    <w:pPr>
      <w:pBdr>
        <w:bottom w:val="single" w:color="auto" w:sz="6" w:space="1"/>
      </w:pBdr>
      <w:tabs>
        <w:tab w:val="center" w:pos="4153"/>
        <w:tab w:val="right" w:pos="8306"/>
      </w:tabs>
      <w:jc w:val="center"/>
    </w:pPr>
    <w:rPr>
      <w:sz w:val="18"/>
      <w:szCs w:val="18"/>
    </w:rPr>
  </w:style>
  <w:style w:type="character" w:customStyle="1" w:styleId="7">
    <w:name w:val="页眉 Char"/>
    <w:basedOn w:val="6"/>
    <w:link w:val="4"/>
    <w:semiHidden/>
    <w:qFormat/>
    <w:locked/>
    <w:uiPriority w:val="99"/>
    <w:rPr>
      <w:rFonts w:ascii="Tahoma" w:hAnsi="Tahoma" w:cs="Times New Roman"/>
      <w:sz w:val="18"/>
      <w:szCs w:val="18"/>
    </w:rPr>
  </w:style>
  <w:style w:type="character" w:customStyle="1" w:styleId="8">
    <w:name w:val="页脚 Char"/>
    <w:basedOn w:val="6"/>
    <w:link w:val="3"/>
    <w:semiHidden/>
    <w:qFormat/>
    <w:locked/>
    <w:uiPriority w:val="99"/>
    <w:rPr>
      <w:rFonts w:ascii="Tahoma" w:hAnsi="Tahoma" w:cs="Times New Roman"/>
      <w:sz w:val="18"/>
      <w:szCs w:val="18"/>
    </w:rPr>
  </w:style>
  <w:style w:type="character" w:customStyle="1" w:styleId="9">
    <w:name w:val="批注框文本 Char"/>
    <w:basedOn w:val="6"/>
    <w:link w:val="2"/>
    <w:semiHidden/>
    <w:qFormat/>
    <w:locked/>
    <w:uiPriority w:val="99"/>
    <w:rPr>
      <w:rFonts w:ascii="Tahoma" w:hAnsi="Tahoma"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4114</Words>
  <Characters>586</Characters>
  <Lines>4</Lines>
  <Paragraphs>9</Paragraphs>
  <TotalTime>3</TotalTime>
  <ScaleCrop>false</ScaleCrop>
  <LinksUpToDate>false</LinksUpToDate>
  <CharactersWithSpaces>4691</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杨军</dc:creator>
  <cp:lastModifiedBy>三叶草</cp:lastModifiedBy>
  <dcterms:modified xsi:type="dcterms:W3CDTF">2023-04-27T13:51:25Z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5E2A00D18FE4417CA0093FFC954F57D3_12</vt:lpwstr>
  </property>
</Properties>
</file>